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D7245" w14:textId="0CA6BF95" w:rsidR="003C4648" w:rsidRPr="003C4648" w:rsidRDefault="00450B34" w:rsidP="004075B3">
      <w:pPr>
        <w:pStyle w:val="Title"/>
      </w:pPr>
      <w:r w:rsidRPr="00450B34">
        <w:t>MCBO: Mammalian Cell Bioprocessing Ontology, A Hub-and-Spoke, IOF-Anchored Application Ontology</w:t>
      </w:r>
    </w:p>
    <w:p w14:paraId="5B8B0C11" w14:textId="6B54F823" w:rsidR="00450B34" w:rsidRDefault="00450B34" w:rsidP="004075B3">
      <w:pPr>
        <w:pStyle w:val="AuthorFirstName"/>
      </w:pPr>
      <w:r w:rsidRPr="00450B34">
        <w:t xml:space="preserve">Kimberly </w:t>
      </w:r>
      <w:r w:rsidRPr="00450B34">
        <w:rPr>
          <w:color w:val="auto"/>
        </w:rPr>
        <w:t>Robasky</w:t>
      </w:r>
      <w:proofErr w:type="gramStart"/>
      <w:r w:rsidRPr="00450B34">
        <w:rPr>
          <w:color w:val="auto"/>
          <w:vertAlign w:val="superscript"/>
        </w:rPr>
        <w:t>1,∗</w:t>
      </w:r>
      <w:proofErr w:type="gramEnd"/>
      <w:r w:rsidRPr="00450B34">
        <w:rPr>
          <w:color w:val="auto"/>
          <w:vertAlign w:val="superscript"/>
        </w:rPr>
        <w:t>,†</w:t>
      </w:r>
      <w:r w:rsidRPr="00450B34">
        <w:t xml:space="preserve">, James </w:t>
      </w:r>
      <w:r w:rsidRPr="00450B34">
        <w:rPr>
          <w:color w:val="auto"/>
        </w:rPr>
        <w:t>Morris</w:t>
      </w:r>
      <w:r w:rsidR="00EC7837">
        <w:rPr>
          <w:color w:val="auto"/>
        </w:rPr>
        <w:t>s</w:t>
      </w:r>
      <w:r w:rsidRPr="00450B34">
        <w:rPr>
          <w:color w:val="auto"/>
        </w:rPr>
        <w:t>ey</w:t>
      </w:r>
      <w:proofErr w:type="gramStart"/>
      <w:r w:rsidRPr="00450B34">
        <w:rPr>
          <w:color w:val="auto"/>
          <w:vertAlign w:val="superscript"/>
        </w:rPr>
        <w:t>2,†</w:t>
      </w:r>
      <w:proofErr w:type="gramEnd"/>
      <w:r w:rsidRPr="00450B34">
        <w:rPr>
          <w:color w:val="auto"/>
        </w:rPr>
        <w:t>,</w:t>
      </w:r>
      <w:r w:rsidRPr="00450B34">
        <w:t xml:space="preserve"> Markus </w:t>
      </w:r>
      <w:r w:rsidRPr="00291032">
        <w:rPr>
          <w:color w:val="auto"/>
        </w:rPr>
        <w:t>Riedl</w:t>
      </w:r>
      <w:proofErr w:type="gramStart"/>
      <w:r w:rsidRPr="00291032">
        <w:rPr>
          <w:color w:val="auto"/>
          <w:vertAlign w:val="superscript"/>
        </w:rPr>
        <w:t>3,†</w:t>
      </w:r>
      <w:proofErr w:type="gramEnd"/>
      <w:r w:rsidRPr="00291032">
        <w:rPr>
          <w:color w:val="auto"/>
        </w:rPr>
        <w:t>,</w:t>
      </w:r>
      <w:r w:rsidRPr="00450B34">
        <w:t xml:space="preserve"> Andreas </w:t>
      </w:r>
      <w:r w:rsidRPr="00291032">
        <w:rPr>
          <w:color w:val="auto"/>
        </w:rPr>
        <w:t>Dräger</w:t>
      </w:r>
      <w:proofErr w:type="gramStart"/>
      <w:r w:rsidRPr="00291032">
        <w:rPr>
          <w:color w:val="auto"/>
          <w:vertAlign w:val="superscript"/>
        </w:rPr>
        <w:t>4,†</w:t>
      </w:r>
      <w:proofErr w:type="gramEnd"/>
      <w:r w:rsidRPr="00450B34">
        <w:t xml:space="preserve">, Nicole </w:t>
      </w:r>
      <w:r w:rsidRPr="00291032">
        <w:rPr>
          <w:color w:val="auto"/>
        </w:rPr>
        <w:t>Borth</w:t>
      </w:r>
      <w:r w:rsidRPr="00291032">
        <w:rPr>
          <w:color w:val="auto"/>
          <w:vertAlign w:val="superscript"/>
        </w:rPr>
        <w:t>3</w:t>
      </w:r>
      <w:r w:rsidRPr="00450B34">
        <w:t xml:space="preserve">, Michael J. </w:t>
      </w:r>
      <w:r w:rsidRPr="00291032">
        <w:rPr>
          <w:color w:val="auto"/>
        </w:rPr>
        <w:t>Betenbaugh</w:t>
      </w:r>
      <w:r w:rsidRPr="00291032">
        <w:rPr>
          <w:color w:val="auto"/>
          <w:vertAlign w:val="superscript"/>
        </w:rPr>
        <w:t>2</w:t>
      </w:r>
      <w:r w:rsidRPr="00291032">
        <w:rPr>
          <w:color w:val="auto"/>
        </w:rPr>
        <w:t xml:space="preserve">, and </w:t>
      </w:r>
      <w:r w:rsidR="00EC7837" w:rsidRPr="00450B34">
        <w:t>Nat</w:t>
      </w:r>
      <w:r w:rsidR="00EC7837">
        <w:t>han</w:t>
      </w:r>
      <w:r w:rsidR="00EC7837" w:rsidRPr="00450B34">
        <w:t xml:space="preserve"> </w:t>
      </w:r>
      <w:r w:rsidRPr="00450B34">
        <w:t xml:space="preserve">E. </w:t>
      </w:r>
      <w:r w:rsidRPr="00291032">
        <w:rPr>
          <w:color w:val="auto"/>
        </w:rPr>
        <w:t>Lewis</w:t>
      </w:r>
      <w:proofErr w:type="gramStart"/>
      <w:r w:rsidRPr="00291032">
        <w:rPr>
          <w:color w:val="auto"/>
          <w:vertAlign w:val="superscript"/>
        </w:rPr>
        <w:t>1,†</w:t>
      </w:r>
      <w:proofErr w:type="gramEnd"/>
    </w:p>
    <w:p w14:paraId="0EC621C8" w14:textId="63079B35" w:rsidR="00450B34" w:rsidRDefault="00450B34" w:rsidP="00450B34">
      <w:pPr>
        <w:pStyle w:val="University"/>
      </w:pPr>
      <w:r w:rsidRPr="00450B34">
        <w:rPr>
          <w:vertAlign w:val="superscript"/>
        </w:rPr>
        <w:t>1</w:t>
      </w:r>
      <w:r>
        <w:t xml:space="preserve"> </w:t>
      </w:r>
      <w:r w:rsidR="00EC7837">
        <w:t xml:space="preserve">Center for Molecular Medicine, Complex Carbohydrate Research Center, and Department of Biochemistry and Molecular Biology, </w:t>
      </w:r>
      <w:r>
        <w:t xml:space="preserve">University of Georgia, Athens, </w:t>
      </w:r>
      <w:r w:rsidR="00EC7837">
        <w:t xml:space="preserve">Georgia, </w:t>
      </w:r>
      <w:r>
        <w:t>US</w:t>
      </w:r>
      <w:r w:rsidR="00EC7837">
        <w:t>A</w:t>
      </w:r>
    </w:p>
    <w:p w14:paraId="620AA23D" w14:textId="77777777" w:rsidR="00450B34" w:rsidRDefault="00450B34" w:rsidP="00450B34">
      <w:pPr>
        <w:pStyle w:val="University"/>
      </w:pPr>
      <w:r w:rsidRPr="00450B34">
        <w:rPr>
          <w:vertAlign w:val="superscript"/>
        </w:rPr>
        <w:t>2</w:t>
      </w:r>
      <w:r>
        <w:t xml:space="preserve"> Department of Chemical and Biomolecular Engineering, Johns Hopkins University, Baltimore, Maryland, USA </w:t>
      </w:r>
    </w:p>
    <w:p w14:paraId="4CFEDAEC" w14:textId="4236D969" w:rsidR="00450B34" w:rsidRDefault="00450B34" w:rsidP="00450B34">
      <w:pPr>
        <w:pStyle w:val="University"/>
      </w:pPr>
      <w:r w:rsidRPr="00450B34">
        <w:rPr>
          <w:vertAlign w:val="superscript"/>
        </w:rPr>
        <w:t>3</w:t>
      </w:r>
      <w:r>
        <w:t xml:space="preserve"> </w:t>
      </w:r>
      <w:r w:rsidR="0012000D" w:rsidRPr="0012000D">
        <w:t>Department of Biotechnology</w:t>
      </w:r>
      <w:r w:rsidR="0012000D">
        <w:t>, BOKU</w:t>
      </w:r>
      <w:r>
        <w:t xml:space="preserve"> University, Vienna, Austria</w:t>
      </w:r>
    </w:p>
    <w:p w14:paraId="56F55D5F" w14:textId="53319201" w:rsidR="00450B34" w:rsidRDefault="00450B34" w:rsidP="00450B34">
      <w:pPr>
        <w:pStyle w:val="University"/>
      </w:pPr>
      <w:r w:rsidRPr="00450B34">
        <w:rPr>
          <w:vertAlign w:val="superscript"/>
        </w:rPr>
        <w:t>4</w:t>
      </w:r>
      <w:r>
        <w:t xml:space="preserve"> </w:t>
      </w:r>
      <w:r w:rsidR="00EC7837" w:rsidRPr="00EC7837">
        <w:t>Data Analytics and Bioinformatics, Institute of Computer Science</w:t>
      </w:r>
      <w:r w:rsidR="00EC7837">
        <w:t xml:space="preserve">, </w:t>
      </w:r>
      <w:r>
        <w:t>Martin Luther University Halle-Wittenberg, Halle (Saale), Germany</w:t>
      </w:r>
    </w:p>
    <w:p w14:paraId="16CE8441" w14:textId="77777777" w:rsidR="00615F26" w:rsidRDefault="00615F26" w:rsidP="007566E6">
      <w:pPr>
        <w:pStyle w:val="University"/>
      </w:pPr>
    </w:p>
    <w:p w14:paraId="2EEACE33" w14:textId="608EA64B" w:rsidR="007566E6" w:rsidRPr="00637500" w:rsidRDefault="007566E6" w:rsidP="00637500">
      <w:pPr>
        <w:pStyle w:val="AbstractTitle"/>
      </w:pPr>
      <w:r w:rsidRPr="00637500">
        <w:t>Abstract</w:t>
      </w:r>
    </w:p>
    <w:p w14:paraId="0E4EB1AA" w14:textId="61D1C70F" w:rsidR="003C4648" w:rsidRDefault="00450B34" w:rsidP="00EA38F7">
      <w:pPr>
        <w:pStyle w:val="AbstractText"/>
      </w:pPr>
      <w:r>
        <w:t xml:space="preserve">The International Biomanufacturing Network (IBioNe) aims to accelerate discoveries and developments by providing a network of biomanufacturing training and workforce development to educate the next generation of biomanufacturing experts. This effort includes the construction of tools and data for sharing knowledge around bioprocessing with mammalian cells. In this effort, we are developing a central datahub. Currently, knowledge-sharing suffers from several problems, which can be addressed as </w:t>
      </w:r>
      <w:r w:rsidR="00A6214E">
        <w:t>publicly</w:t>
      </w:r>
      <w:r>
        <w:t xml:space="preserve">-available data are curated and assembled. There, tools can be provided to explore and model these data to better understand and optimize mammalian </w:t>
      </w:r>
      <w:del w:id="0" w:author="Kimberly Robasky" w:date="2025-12-19T16:57:00Z" w16du:dateUtc="2025-12-19T21:57:00Z">
        <w:r w:rsidDel="00857DA2">
          <w:delText>biomanufacturing</w:delText>
        </w:r>
      </w:del>
      <w:ins w:id="1" w:author="Kimberly Robasky" w:date="2025-12-19T16:57:00Z" w16du:dateUtc="2025-12-19T21:57:00Z">
        <w:r w:rsidR="00857DA2">
          <w:t>biopharmaceutical manufacturing</w:t>
        </w:r>
      </w:ins>
      <w:r>
        <w:t xml:space="preserve"> processes</w:t>
      </w:r>
      <w:ins w:id="2" w:author="Kimberly Robasky" w:date="2025-12-19T20:12:00Z" w16du:dateUtc="2025-12-20T01:12:00Z">
        <w:r w:rsidR="009C4F9F">
          <w:t xml:space="preserve"> (biomanufacturing of biologics)</w:t>
        </w:r>
      </w:ins>
      <w:r>
        <w:t xml:space="preserve">. One of the most impactful challenges is linking protein outputs to known </w:t>
      </w:r>
      <w:r w:rsidR="00EC7837">
        <w:t xml:space="preserve">production </w:t>
      </w:r>
      <w:r>
        <w:t xml:space="preserve">cell line genetic variation, phenotypes, and bioreactor conditions. Our datahub will serve public data and tools for overcoming these other challenges. </w:t>
      </w:r>
      <w:ins w:id="3" w:author="Kimberly Robasky" w:date="2025-12-19T20:09:00Z">
        <w:r w:rsidR="009C4F9F" w:rsidRPr="009C4F9F">
          <w:t xml:space="preserve">In future work, we will </w:t>
        </w:r>
      </w:ins>
      <w:ins w:id="4" w:author="Kimberly Robasky" w:date="2025-12-19T20:09:00Z" w16du:dateUtc="2025-12-20T01:09:00Z">
        <w:r w:rsidR="009C4F9F">
          <w:t xml:space="preserve">publish our </w:t>
        </w:r>
      </w:ins>
      <w:ins w:id="5" w:author="Kimberly Robasky" w:date="2025-12-19T20:09:00Z">
        <w:r w:rsidR="009C4F9F" w:rsidRPr="009C4F9F">
          <w:t>semi-automated metadata extraction pipelines (including LLM-assisted approaches) aligned to MCBO</w:t>
        </w:r>
      </w:ins>
      <w:ins w:id="6" w:author="Kimberly Robasky" w:date="2025-12-19T20:09:00Z" w16du:dateUtc="2025-12-20T01:09:00Z">
        <w:r w:rsidR="009C4F9F">
          <w:t>, currently in progress</w:t>
        </w:r>
      </w:ins>
      <w:ins w:id="7" w:author="Kimberly Robasky" w:date="2025-12-19T20:09:00Z">
        <w:r w:rsidR="009C4F9F" w:rsidRPr="009C4F9F">
          <w:t>.</w:t>
        </w:r>
      </w:ins>
      <w:ins w:id="8" w:author="Kimberly Robasky" w:date="2025-12-19T20:09:00Z" w16du:dateUtc="2025-12-20T01:09:00Z">
        <w:r w:rsidR="009C4F9F">
          <w:t xml:space="preserve"> </w:t>
        </w:r>
      </w:ins>
      <w:del w:id="9" w:author="Kimberly Robasky" w:date="2025-12-19T20:09:00Z" w16du:dateUtc="2025-12-20T01:09:00Z">
        <w:r w:rsidDel="009C4F9F">
          <w:delText xml:space="preserve">Indeed, it will also provide first-in-kind curation tools that can be leveraged by LLMs </w:delText>
        </w:r>
        <w:r w:rsidR="00125038" w:rsidDel="009C4F9F">
          <w:delText xml:space="preserve">to </w:delText>
        </w:r>
        <w:r w:rsidDel="009C4F9F">
          <w:delText>automat</w:delText>
        </w:r>
        <w:r w:rsidR="00125038" w:rsidDel="009C4F9F">
          <w:delText>e</w:delText>
        </w:r>
        <w:r w:rsidDel="009C4F9F">
          <w:delText xml:space="preserve"> the generation of structured metadata from unstructured publications and electronic notebooks. </w:delText>
        </w:r>
      </w:del>
      <w:r>
        <w:t xml:space="preserve">Here, we report on preliminary work and design plans for a new application ontology, the </w:t>
      </w:r>
      <w:r>
        <w:rPr>
          <w:i/>
        </w:rPr>
        <w:t>Mammalian Cell Bioprocessing Ontology</w:t>
      </w:r>
      <w:r>
        <w:t xml:space="preserve"> (MCBO), for organizing and accelerating efforts in AI-ready data to enable our understanding of protein production, facilitating more efficient </w:t>
      </w:r>
      <w:del w:id="10" w:author="Kimberly Robasky" w:date="2025-12-19T16:57:00Z" w16du:dateUtc="2025-12-19T21:57:00Z">
        <w:r w:rsidDel="00857DA2">
          <w:delText>biomanufacturing</w:delText>
        </w:r>
      </w:del>
      <w:ins w:id="11" w:author="Kimberly Robasky" w:date="2025-12-19T16:57:00Z" w16du:dateUtc="2025-12-19T21:57:00Z">
        <w:r w:rsidR="00857DA2">
          <w:t>biopharmaceutical manufacturing</w:t>
        </w:r>
      </w:ins>
      <w:r>
        <w:t xml:space="preserve"> of biologics.</w:t>
      </w:r>
      <w:r w:rsidR="009D0EF2">
        <w:t xml:space="preserve"> Availability:</w:t>
      </w:r>
      <w:r w:rsidR="005D7E28">
        <w:t xml:space="preserve"> </w:t>
      </w:r>
      <w:hyperlink r:id="rId8">
        <w:r w:rsidR="005D7E28">
          <w:rPr>
            <w:color w:val="1155CC"/>
            <w:u w:val="single"/>
          </w:rPr>
          <w:t>https://github.com/lewiscelllabs/mcbo</w:t>
        </w:r>
      </w:hyperlink>
    </w:p>
    <w:p w14:paraId="6DD496A8" w14:textId="77777777" w:rsidR="007566E6" w:rsidRPr="007566E6" w:rsidRDefault="007566E6" w:rsidP="002962CD">
      <w:pPr>
        <w:pStyle w:val="Keywordstitle"/>
        <w:rPr>
          <w:sz w:val="24"/>
          <w:szCs w:val="24"/>
        </w:rPr>
      </w:pPr>
      <w:r w:rsidRPr="002962CD">
        <w:t>Keywords</w:t>
      </w:r>
      <w:r w:rsidRPr="007566E6">
        <w:t xml:space="preserve"> </w:t>
      </w:r>
    </w:p>
    <w:p w14:paraId="7171E656" w14:textId="50A72F78" w:rsidR="00520F5C" w:rsidRPr="007566E6" w:rsidRDefault="00450B34" w:rsidP="00F52189">
      <w:pPr>
        <w:pStyle w:val="Keywordswords"/>
        <w:rPr>
          <w:sz w:val="24"/>
          <w:szCs w:val="24"/>
        </w:rPr>
      </w:pPr>
      <w:r>
        <w:t>Bioprocessing</w:t>
      </w:r>
      <w:r w:rsidR="0001372E" w:rsidRPr="0001372E">
        <w:t xml:space="preserve">, </w:t>
      </w:r>
      <w:r>
        <w:t>application ontology</w:t>
      </w:r>
      <w:r w:rsidR="00280109" w:rsidRPr="00E34537">
        <w:rPr>
          <w:rStyle w:val="FootnoteReference"/>
          <w:color w:val="FFFFFF" w:themeColor="background1"/>
          <w:vertAlign w:val="baseline"/>
        </w:rPr>
        <w:footnoteReference w:id="2"/>
      </w:r>
    </w:p>
    <w:p w14:paraId="505AFBD4" w14:textId="5744FBA8" w:rsidR="004075B3" w:rsidRDefault="00B10925" w:rsidP="00690F77">
      <w:pPr>
        <w:pStyle w:val="Heading1"/>
      </w:pPr>
      <w:r>
        <w:lastRenderedPageBreak/>
        <w:t>Introduction</w:t>
      </w:r>
    </w:p>
    <w:p w14:paraId="2CBB8FB3" w14:textId="6E985531" w:rsidR="00C52B06" w:rsidRDefault="00102102" w:rsidP="006A105A">
      <w:r>
        <w:t>Mammalian cells</w:t>
      </w:r>
      <w:r w:rsidR="00EC7837">
        <w:t>, such as</w:t>
      </w:r>
      <w:r>
        <w:t xml:space="preserve"> Chinese hamster ovary (CHO) or Human Embryonic K</w:t>
      </w:r>
      <w:r w:rsidR="00331985">
        <w:t>i</w:t>
      </w:r>
      <w:r>
        <w:t>dney (HEK) cells</w:t>
      </w:r>
      <w:r w:rsidR="00EC7837">
        <w:t>,</w:t>
      </w:r>
      <w:r>
        <w:t xml:space="preserve"> are vital in </w:t>
      </w:r>
      <w:del w:id="12" w:author="Kimberly Robasky" w:date="2025-12-19T16:57:00Z" w16du:dateUtc="2025-12-19T21:57:00Z">
        <w:r w:rsidDel="00857DA2">
          <w:delText>biomanufacturing</w:delText>
        </w:r>
      </w:del>
      <w:ins w:id="13" w:author="Kimberly Robasky" w:date="2025-12-19T16:57:00Z" w16du:dateUtc="2025-12-19T21:57:00Z">
        <w:r w:rsidR="00857DA2">
          <w:t>biopharmaceutical manufacturing</w:t>
        </w:r>
      </w:ins>
      <w:r>
        <w:t xml:space="preserve"> because they can produce therapeutic proteins, such as monoclonal antibodies, with human-like post-translational modifications, which reduces their immunogenicity in patients</w:t>
      </w:r>
      <w:r>
        <w:fldChar w:fldCharType="begin" w:fldLock="1"/>
      </w:r>
      <w:r w:rsidR="001F3A11">
        <w:instrText>ADDIN paperpile_citation &lt;clusterId&gt;Z751N811J291G812&lt;/clusterId&gt;&lt;metadata&gt;&lt;citation&gt;&lt;id&gt;99cb2954-7665-4daa-94c3-8a1ca0c4c79b&lt;/id&gt;&lt;/citation&gt;&lt;/metadata&gt;&lt;data&gt;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&lt;/data&gt; \* MERGEFORMAT</w:instrText>
      </w:r>
      <w:r>
        <w:fldChar w:fldCharType="separate"/>
      </w:r>
      <w:r w:rsidR="00A22CF5">
        <w:rPr>
          <w:noProof/>
        </w:rPr>
        <w:t>[1]</w:t>
      </w:r>
      <w:r>
        <w:fldChar w:fldCharType="end"/>
      </w:r>
      <w:r>
        <w:t>. CHO cells are of particular</w:t>
      </w:r>
      <w:r w:rsidR="00125038">
        <w:t xml:space="preserve"> </w:t>
      </w:r>
      <w:r>
        <w:t>importance. Their ability to be cultured at large industrial scales</w:t>
      </w:r>
      <w:r w:rsidR="00423244">
        <w:t xml:space="preserve"> with </w:t>
      </w:r>
      <w:r>
        <w:t xml:space="preserve">high production yields, </w:t>
      </w:r>
      <w:r w:rsidR="00423244">
        <w:t xml:space="preserve">along with their </w:t>
      </w:r>
      <w:r>
        <w:t>strong, established history of regulatory approval for their derived products</w:t>
      </w:r>
      <w:r w:rsidR="00423244">
        <w:t>,</w:t>
      </w:r>
      <w:r>
        <w:t xml:space="preserve"> make</w:t>
      </w:r>
      <w:r w:rsidR="00125038">
        <w:t>s</w:t>
      </w:r>
      <w:r>
        <w:t xml:space="preserve"> them the “gold standard” for producing biologics</w:t>
      </w:r>
      <w:r>
        <w:fldChar w:fldCharType="begin" w:fldLock="1"/>
      </w:r>
      <w:r w:rsidR="001F3A11">
        <w:instrText>ADDIN paperpile_citation &lt;clusterId&gt;P454W511S882Q585&lt;/clusterId&gt;&lt;metadata&gt;&lt;citation&gt;&lt;id&gt;95053ca4-9ba6-4ff5-b5d5-5de4ae5f6452&lt;/id&gt;&lt;/citation&gt;&lt;/metadata&gt;&lt;data&gt;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&lt;/data&gt; \* MERGEFORMAT</w:instrText>
      </w:r>
      <w:r>
        <w:fldChar w:fldCharType="separate"/>
      </w:r>
      <w:r w:rsidR="00A22CF5">
        <w:rPr>
          <w:noProof/>
        </w:rPr>
        <w:t>[2]</w:t>
      </w:r>
      <w:r>
        <w:fldChar w:fldCharType="end"/>
      </w:r>
      <w:r>
        <w:t>. Not only are CHO cells central to biologics manufacturing, they come with decades of accumulated public data</w:t>
      </w:r>
      <w:r>
        <w:fldChar w:fldCharType="begin" w:fldLock="1"/>
      </w:r>
      <w:r w:rsidR="001F3A11">
        <w:instrText>ADDIN paperpile_citation &lt;clusterId&gt;Q581E841T231Y952&lt;/clusterId&gt;&lt;metadata&gt;&lt;citation&gt;&lt;id&gt;d02ba9e3-7c19-471b-8751-8a076dd93f8e&lt;/id&gt;&lt;/citation&gt;&lt;/metadata&gt;&lt;data&gt;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&lt;/data&gt; \* MERGEFORMAT</w:instrText>
      </w:r>
      <w:r>
        <w:fldChar w:fldCharType="separate"/>
      </w:r>
      <w:r w:rsidR="00A22CF5">
        <w:rPr>
          <w:noProof/>
        </w:rPr>
        <w:t>[3]</w:t>
      </w:r>
      <w:r>
        <w:fldChar w:fldCharType="end"/>
      </w:r>
      <w:r>
        <w:t xml:space="preserve"> and extensive proprietary datasets maintained by industrial partners. These include diverse cell lines, each with proprietary knock-ins or expression cassettes, and rich phenotypic profiles generated under a wide range of cultivation conditions. </w:t>
      </w:r>
      <w:r w:rsidR="005D7E28">
        <w:t>Yet,</w:t>
      </w:r>
      <w:r w:rsidR="00703EE2">
        <w:t xml:space="preserve"> despite this data abundance, </w:t>
      </w:r>
      <w:r>
        <w:t xml:space="preserve">it remains frustratingly difficult to answer </w:t>
      </w:r>
      <w:r w:rsidR="00703EE2">
        <w:t xml:space="preserve">even </w:t>
      </w:r>
      <w:r>
        <w:t>basic queries (e.g., “</w:t>
      </w:r>
      <w:r>
        <w:rPr>
          <w:i/>
        </w:rPr>
        <w:t>what culture conditions best support a given protein of interest?</w:t>
      </w:r>
      <w:r>
        <w:t>”, or “</w:t>
      </w:r>
      <w:r>
        <w:rPr>
          <w:i/>
        </w:rPr>
        <w:t>which mutations improve yield for a particular CHO lineage?</w:t>
      </w:r>
      <w:r>
        <w:t xml:space="preserve">”). </w:t>
      </w:r>
    </w:p>
    <w:p w14:paraId="4ED2C493" w14:textId="176E4929" w:rsidR="001F2B71" w:rsidRDefault="00683C36" w:rsidP="006A105A">
      <w:r w:rsidRPr="00683C36">
        <w:t xml:space="preserve">Ontologies provide a structured, hierarchical, and machine-readable representation of a domain, making them a natural solution to these challenges. By formally capturing relationships among cultivation conditions, genetic modifications, and phenotypic outcomes, they can transform scattered datasets into interoperable knowledge that is both human-interpretable and machine-actionable. Beyond this core role, ontologies also complement Large Language Models (LLMs) by </w:t>
      </w:r>
      <w:r>
        <w:t>adding</w:t>
      </w:r>
      <w:r w:rsidRPr="00683C36">
        <w:t xml:space="preserve"> explicit background knowledge </w:t>
      </w:r>
      <w:r>
        <w:t xml:space="preserve">and worldview models to </w:t>
      </w:r>
      <w:r w:rsidRPr="00683C36">
        <w:t xml:space="preserve">reconcile conflicting perspectives in </w:t>
      </w:r>
      <w:r>
        <w:t xml:space="preserve">LLM </w:t>
      </w:r>
      <w:r w:rsidRPr="00683C36">
        <w:t xml:space="preserve">training data, while enabling tasks such as semantic search and </w:t>
      </w:r>
      <w:r w:rsidR="001F2B71">
        <w:t xml:space="preserve">LLM prompt </w:t>
      </w:r>
      <w:r w:rsidRPr="00683C36">
        <w:t>expansion through synonym mappings and domain-specific terminology. Because ontology reasoning is computationally lightweight</w:t>
      </w:r>
      <w:r w:rsidR="004D6E24">
        <w:fldChar w:fldCharType="begin" w:fldLock="1"/>
      </w:r>
      <w:r w:rsidR="004D6E24">
        <w:instrText>ADDIN paperpile_citation &lt;clusterId&gt;F379T436P127M531&lt;/clusterId&gt;&lt;metadata&gt;&lt;citation&gt;&lt;id&gt;8df25ce2-dd86-4d42-83d0-21a56a2f0dbc&lt;/id&gt;&lt;/citation&gt;&lt;/metadata&gt;&lt;data&gt;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&lt;/data&gt; \* MERGEFORMAT</w:instrText>
      </w:r>
      <w:r w:rsidR="004D6E24">
        <w:fldChar w:fldCharType="separate"/>
      </w:r>
      <w:r w:rsidR="00A22CF5">
        <w:rPr>
          <w:noProof/>
        </w:rPr>
        <w:t>[4]</w:t>
      </w:r>
      <w:r w:rsidR="004D6E24">
        <w:fldChar w:fldCharType="end"/>
      </w:r>
      <w:r w:rsidRPr="00683C36">
        <w:t xml:space="preserve"> compared to LLM inference</w:t>
      </w:r>
      <w:r w:rsidR="004D6E24">
        <w:fldChar w:fldCharType="begin" w:fldLock="1"/>
      </w:r>
      <w:r w:rsidR="004D6E24">
        <w:instrText>ADDIN paperpile_citation &lt;clusterId&gt;U262I352E642B433&lt;/clusterId&gt;&lt;metadata&gt;&lt;citation&gt;&lt;id&gt;8a702c45-9d2f-4df8-9bf1-29ffb1e9bee7&lt;/id&gt;&lt;/citation&gt;&lt;/metadata&gt;&lt;data&gt;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&lt;/data&gt; \* MERGEFORMAT</w:instrText>
      </w:r>
      <w:r w:rsidR="004D6E24">
        <w:fldChar w:fldCharType="separate"/>
      </w:r>
      <w:r w:rsidR="00A22CF5">
        <w:rPr>
          <w:noProof/>
        </w:rPr>
        <w:t>[5]</w:t>
      </w:r>
      <w:r w:rsidR="004D6E24">
        <w:fldChar w:fldCharType="end"/>
      </w:r>
      <w:r w:rsidRPr="00683C36">
        <w:t xml:space="preserve"> and avoids the overhead of traversals in relational or document-based databases, it provides a practical</w:t>
      </w:r>
      <w:r w:rsidR="001F2B71">
        <w:t>, cost-efficient</w:t>
      </w:r>
      <w:r w:rsidRPr="00683C36">
        <w:t xml:space="preserve"> foundation for scalable </w:t>
      </w:r>
      <w:r w:rsidR="001F2B71">
        <w:t>bioprocess</w:t>
      </w:r>
      <w:r w:rsidR="001F2B71" w:rsidRPr="00683C36">
        <w:t xml:space="preserve"> </w:t>
      </w:r>
      <w:r w:rsidRPr="00683C36">
        <w:t>data integratio</w:t>
      </w:r>
      <w:r w:rsidR="001F2B71">
        <w:t>n</w:t>
      </w:r>
      <w:r w:rsidR="004D6E24">
        <w:fldChar w:fldCharType="begin" w:fldLock="1"/>
      </w:r>
      <w:r w:rsidR="004D6E24">
        <w:instrText>ADDIN paperpile_citation &lt;clusterId&gt;K232Y388N679R483&lt;/clusterId&gt;&lt;metadata&gt;&lt;citation&gt;&lt;id&gt;9fdf6d7e-5216-4508-984c-fe823c1fbc63&lt;/id&gt;&lt;/citation&gt;&lt;citation&gt;&lt;id&gt;c1572c19-861c-4180-a505-b7ba28135624&lt;/id&gt;&lt;/citation&gt;&lt;/metadata&gt;&lt;data&gt;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&lt;/data&gt; \* MERGEFORMAT</w:instrText>
      </w:r>
      <w:r w:rsidR="004D6E24">
        <w:fldChar w:fldCharType="separate"/>
      </w:r>
      <w:r w:rsidR="00A22CF5">
        <w:rPr>
          <w:noProof/>
        </w:rPr>
        <w:t>[6, 7]</w:t>
      </w:r>
      <w:r w:rsidR="004D6E24">
        <w:fldChar w:fldCharType="end"/>
      </w:r>
      <w:r w:rsidRPr="00683C36">
        <w:t xml:space="preserve">. </w:t>
      </w:r>
    </w:p>
    <w:p w14:paraId="136E8125" w14:textId="21ED6235" w:rsidR="00102102" w:rsidRDefault="00102102" w:rsidP="006A105A">
      <w:r>
        <w:t>While the broader biomedical community has developed mature ontologies (Gene Ontology</w:t>
      </w:r>
      <w:r w:rsidR="00B5181D">
        <w:fldChar w:fldCharType="begin" w:fldLock="1"/>
      </w:r>
      <w:r w:rsidR="00B5181D">
        <w:instrText>ADDIN paperpile_citation &lt;clusterId&gt;E615R663N143L766&lt;/clusterId&gt;&lt;metadata&gt;&lt;citation&gt;&lt;id&gt;922d9fc0-89fc-4e65-be5e-a526a239bd59&lt;/id&gt;&lt;/citation&gt;&lt;/metadata&gt;&lt;data&gt;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&lt;/data&gt; \* MERGEFORMAT</w:instrText>
      </w:r>
      <w:r w:rsidR="00B5181D">
        <w:fldChar w:fldCharType="separate"/>
      </w:r>
      <w:r w:rsidR="00A22CF5">
        <w:rPr>
          <w:noProof/>
        </w:rPr>
        <w:t>[8]</w:t>
      </w:r>
      <w:r w:rsidR="00B5181D">
        <w:fldChar w:fldCharType="end"/>
      </w:r>
      <w:r>
        <w:t>, ChEBI</w:t>
      </w:r>
      <w:r w:rsidR="00B5181D">
        <w:fldChar w:fldCharType="begin" w:fldLock="1"/>
      </w:r>
      <w:r w:rsidR="00B5181D">
        <w:instrText>ADDIN paperpile_citation &lt;clusterId&gt;H174V133R524O245&lt;/clusterId&gt;&lt;metadata&gt;&lt;citation&gt;&lt;id&gt;1e7357e7-da7e-44f0-b6f6-3ed04317b9de&lt;/id&gt;&lt;/citation&gt;&lt;/metadata&gt;&lt;data&gt;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&lt;/data&gt; \* MERGEFORMAT</w:instrText>
      </w:r>
      <w:r w:rsidR="00B5181D">
        <w:fldChar w:fldCharType="separate"/>
      </w:r>
      <w:r w:rsidR="00A22CF5">
        <w:rPr>
          <w:noProof/>
        </w:rPr>
        <w:t>[9]</w:t>
      </w:r>
      <w:r w:rsidR="00B5181D">
        <w:fldChar w:fldCharType="end"/>
      </w:r>
      <w:r>
        <w:t>, Cell Line Ontology</w:t>
      </w:r>
      <w:r w:rsidR="00B5181D">
        <w:fldChar w:fldCharType="begin" w:fldLock="1"/>
      </w:r>
      <w:r w:rsidR="00B5181D">
        <w:instrText>ADDIN paperpile_citation &lt;clusterId&gt;Q454X512T892R685&lt;/clusterId&gt;&lt;metadata&gt;&lt;citation&gt;&lt;id&gt;f81a0f7f-42c3-4c83-96bb-a1324bd02994&lt;/id&gt;&lt;/citation&gt;&lt;/metadata&gt;&lt;data&gt;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&lt;/data&gt; \* MERGEFORMAT</w:instrText>
      </w:r>
      <w:r w:rsidR="00B5181D">
        <w:fldChar w:fldCharType="separate"/>
      </w:r>
      <w:r w:rsidR="00A22CF5">
        <w:rPr>
          <w:noProof/>
        </w:rPr>
        <w:t>[10]</w:t>
      </w:r>
      <w:r w:rsidR="00B5181D">
        <w:fldChar w:fldCharType="end"/>
      </w:r>
      <w:r>
        <w:t xml:space="preserve">), and the systems biology community has created sophisticated metabolic models (CHO-GEMs like </w:t>
      </w:r>
      <w:r>
        <w:rPr>
          <w:i/>
        </w:rPr>
        <w:t>i</w:t>
      </w:r>
      <w:r>
        <w:t>CHO3K</w:t>
      </w:r>
      <w:r w:rsidR="00B5181D">
        <w:fldChar w:fldCharType="begin" w:fldLock="1"/>
      </w:r>
      <w:r w:rsidR="00B5181D">
        <w:instrText>ADDIN paperpile_citation &lt;clusterId&gt;M379A639P129T731&lt;/clusterId&gt;&lt;metadata&gt;&lt;citation&gt;&lt;id&gt;83f888b4-3f66-4e0f-95c2-c750e73a11b1&lt;/id&gt;&lt;/citation&gt;&lt;/metadata&gt;&lt;data&gt;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&lt;/data&gt; \* MERGEFORMAT</w:instrText>
      </w:r>
      <w:r w:rsidR="00B5181D">
        <w:fldChar w:fldCharType="separate"/>
      </w:r>
      <w:r w:rsidR="00A22CF5">
        <w:rPr>
          <w:noProof/>
        </w:rPr>
        <w:t>[11]</w:t>
      </w:r>
      <w:r w:rsidR="00B5181D">
        <w:fldChar w:fldCharType="end"/>
      </w:r>
      <w:r>
        <w:t>), no comprehensive formal ontology exists yet, specifically for mammalian cell cultivation experimental workflows, for applications in bioprocess development. Existing efforts focus on either broad biological concepts or mathematical modeling frameworks, leaving a gap in practical experimental metadata representation. Recent initiatives by NIST's Industrial Ontology Foundry (</w:t>
      </w:r>
      <w:r w:rsidRPr="001F3A11">
        <w:t>IOF</w:t>
      </w:r>
      <w:r w:rsidR="00703EE2" w:rsidRPr="001F3A11">
        <w:t xml:space="preserve"> </w:t>
      </w:r>
      <w:r w:rsidRPr="001F3A11">
        <w:fldChar w:fldCharType="begin" w:fldLock="1"/>
      </w:r>
      <w:r w:rsidR="001F3A11" w:rsidRPr="001F3A11">
        <w:instrText>ADDIN paperpile_citation &lt;clusterId&gt;S851F218V698Z322&lt;/clusterId&gt;&lt;metadata&gt;&lt;citation&gt;&lt;id&gt;15077FEE8FDA11F0BD2E5670BB7EEE06&lt;/id&gt;&lt;/citation&gt;&lt;citation&gt;&lt;id&gt;67DBEA0C8FDA11F0A2F35670BB7EEE06&lt;/id&gt;&lt;/citation&gt;&lt;/metadata&gt;&lt;data&gt;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&lt;/data&gt; \* MERGEFORMAT</w:instrText>
      </w:r>
      <w:r w:rsidRPr="001F3A11">
        <w:fldChar w:fldCharType="separate"/>
      </w:r>
      <w:r w:rsidR="00A22CF5">
        <w:rPr>
          <w:noProof/>
        </w:rPr>
        <w:t>[12, 13]</w:t>
      </w:r>
      <w:r w:rsidRPr="001F3A11">
        <w:fldChar w:fldCharType="end"/>
      </w:r>
      <w:r w:rsidRPr="001F3A11">
        <w:t xml:space="preserve">) </w:t>
      </w:r>
      <w:r>
        <w:t xml:space="preserve">for </w:t>
      </w:r>
      <w:del w:id="14" w:author="Kimberly Robasky" w:date="2025-12-19T16:57:00Z" w16du:dateUtc="2025-12-19T21:57:00Z">
        <w:r w:rsidDel="00857DA2">
          <w:delText>biomanufacturing</w:delText>
        </w:r>
      </w:del>
      <w:ins w:id="15" w:author="Kimberly Robasky" w:date="2025-12-19T16:57:00Z" w16du:dateUtc="2025-12-19T21:57:00Z">
        <w:r w:rsidR="00857DA2">
          <w:t>biopharmaceutical manufacturing</w:t>
        </w:r>
      </w:ins>
      <w:r>
        <w:t xml:space="preserve"> show promise, using Basic Formal Ontology (BFO</w:t>
      </w:r>
      <w:r w:rsidR="00270B4A">
        <w:fldChar w:fldCharType="begin" w:fldLock="1"/>
      </w:r>
      <w:r w:rsidR="00270B4A">
        <w:instrText>ADDIN paperpile_citation &lt;clusterId&gt;R851E217T598Y222&lt;/clusterId&gt;&lt;metadata&gt;&lt;citation&gt;&lt;id&gt;dd25bdb1-dc53-4b49-aec5-c7df528aae3e&lt;/id&gt;&lt;/citation&gt;&lt;/metadata&gt;&lt;data&gt;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&lt;/data&gt; \* MERGEFORMAT</w:instrText>
      </w:r>
      <w:r w:rsidR="00270B4A">
        <w:fldChar w:fldCharType="separate"/>
      </w:r>
      <w:r w:rsidR="00A22CF5">
        <w:rPr>
          <w:noProof/>
        </w:rPr>
        <w:t>[14]</w:t>
      </w:r>
      <w:r w:rsidR="00270B4A">
        <w:fldChar w:fldCharType="end"/>
      </w:r>
      <w:r>
        <w:t>) as a foundation for manufacturing process ontologies. However, these efforts have not yet addressed the specific needs of mammalian cell cultivation experimental data capture and integration.</w:t>
      </w:r>
    </w:p>
    <w:p w14:paraId="115D2AAE" w14:textId="3F3D6DD0" w:rsidR="00102102" w:rsidRDefault="00102102" w:rsidP="000A6726">
      <w:pPr>
        <w:rPr>
          <w:color w:val="1155CC"/>
          <w:u w:val="single"/>
        </w:rPr>
      </w:pPr>
      <w:r>
        <w:t>To address this gap, we present a lightweight but extensible mammalian cell cultivation application ontology</w:t>
      </w:r>
      <w:r w:rsidR="005124B2">
        <w:fldChar w:fldCharType="begin" w:fldLock="1"/>
      </w:r>
      <w:r w:rsidR="005124B2">
        <w:instrText>ADDIN paperpile_citation &lt;clusterId&gt;V338I686F976C769&lt;/clusterId&gt;&lt;metadata&gt;&lt;citation&gt;&lt;id&gt;250c1034-7deb-49ce-8f91-5ce59a6a2a75&lt;/id&gt;&lt;/citation&gt;&lt;/metadata&gt;&lt;data&gt;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&lt;/data&gt; \* MERGEFORMAT</w:instrText>
      </w:r>
      <w:r w:rsidR="005124B2">
        <w:fldChar w:fldCharType="separate"/>
      </w:r>
      <w:r w:rsidR="00A22CF5">
        <w:rPr>
          <w:noProof/>
        </w:rPr>
        <w:t>[15]</w:t>
      </w:r>
      <w:r w:rsidR="005124B2">
        <w:fldChar w:fldCharType="end"/>
      </w:r>
      <w:r w:rsidR="00703EE2">
        <w:t xml:space="preserve"> </w:t>
      </w:r>
      <w:r>
        <w:t xml:space="preserve">(AO). Our AO (spoke) is anchored to the IOF (hub), and </w:t>
      </w:r>
      <w:r w:rsidR="000A6726" w:rsidRPr="000A6726">
        <w:t xml:space="preserve">is authored in </w:t>
      </w:r>
      <w:r w:rsidR="000A6726" w:rsidRPr="000A6726">
        <w:rPr>
          <w:i/>
          <w:iCs/>
        </w:rPr>
        <w:t>Web Ontology Language</w:t>
      </w:r>
      <w:r w:rsidR="000A6726" w:rsidRPr="000A6726">
        <w:t xml:space="preserve"> </w:t>
      </w:r>
      <w:r w:rsidR="000A6726">
        <w:t>(</w:t>
      </w:r>
      <w:r w:rsidR="000A6726" w:rsidRPr="000A6726">
        <w:t>OWL 2</w:t>
      </w:r>
      <w:r w:rsidR="000A6726">
        <w:t xml:space="preserve">), is </w:t>
      </w:r>
      <w:r w:rsidR="000A6726" w:rsidRPr="000A6726">
        <w:rPr>
          <w:i/>
          <w:iCs/>
        </w:rPr>
        <w:t>Descriptive Logic</w:t>
      </w:r>
      <w:r w:rsidR="000A6726">
        <w:rPr>
          <w:i/>
          <w:iCs/>
        </w:rPr>
        <w:t xml:space="preserve"> </w:t>
      </w:r>
      <w:r w:rsidR="000A6726">
        <w:t>(DL)-</w:t>
      </w:r>
      <w:r w:rsidR="000A6726" w:rsidRPr="000A6726">
        <w:t xml:space="preserve">compatible, so it already supports standard DL reasoners (e.g., </w:t>
      </w:r>
      <w:proofErr w:type="spellStart"/>
      <w:r w:rsidR="000A6726" w:rsidRPr="000A6726">
        <w:t>HermiT</w:t>
      </w:r>
      <w:proofErr w:type="spellEnd"/>
      <w:r w:rsidR="000A6726" w:rsidRPr="000A6726">
        <w:t xml:space="preserve">, ELK). While we have not yet added a </w:t>
      </w:r>
      <w:r w:rsidR="000A6726" w:rsidRPr="005124B2">
        <w:rPr>
          <w:i/>
          <w:iCs/>
        </w:rPr>
        <w:t>Simple Knowledge Organization System</w:t>
      </w:r>
      <w:r w:rsidR="000A6726">
        <w:t xml:space="preserve"> (</w:t>
      </w:r>
      <w:r w:rsidR="000A6726" w:rsidRPr="000A6726">
        <w:t>SKOS</w:t>
      </w:r>
      <w:r w:rsidR="000A6726">
        <w:t>)</w:t>
      </w:r>
      <w:r w:rsidR="000A6726" w:rsidRPr="000A6726">
        <w:t xml:space="preserve"> layer, the model is fully compatible with SKOS for </w:t>
      </w:r>
      <w:r w:rsidR="000A6726" w:rsidRPr="000A6726">
        <w:lastRenderedPageBreak/>
        <w:t>synonym and vocabulary management, providing a clear path for standards-compliant expansion.</w:t>
      </w:r>
      <w:r>
        <w:t xml:space="preserve"> Our goal is not to over-engineer from the start, but to offer a practical first step: a modular, </w:t>
      </w:r>
      <w:r w:rsidR="00423244">
        <w:t>open-source</w:t>
      </w:r>
      <w:r>
        <w:t xml:space="preserve"> framework that can be deployed internally (e.g., behind firewalls), supports data validation</w:t>
      </w:r>
      <w:r w:rsidR="005124B2">
        <w:t xml:space="preserve">, </w:t>
      </w:r>
      <w:r w:rsidR="005124B2" w:rsidRPr="005124B2">
        <w:rPr>
          <w:i/>
          <w:iCs/>
        </w:rPr>
        <w:t>Electronic Lab Notebook</w:t>
      </w:r>
      <w:r w:rsidR="005124B2">
        <w:t xml:space="preserve"> (</w:t>
      </w:r>
      <w:r>
        <w:t>ELN</w:t>
      </w:r>
      <w:r w:rsidR="005124B2">
        <w:t>)</w:t>
      </w:r>
      <w:r>
        <w:t xml:space="preserve"> rendering, and enables progressive enhancement toward </w:t>
      </w:r>
      <w:r>
        <w:rPr>
          <w:i/>
        </w:rPr>
        <w:t xml:space="preserve">Findable, Accessible, Interoperable, Reusable </w:t>
      </w:r>
      <w:r>
        <w:t>(FAIR) data goals and emerging repositories.</w:t>
      </w:r>
    </w:p>
    <w:p w14:paraId="515612DD" w14:textId="5DCD9B92" w:rsidR="00716AAC" w:rsidRPr="003C34C5" w:rsidRDefault="00716AAC" w:rsidP="00716AAC">
      <w:pPr>
        <w:pStyle w:val="Heading1"/>
      </w:pPr>
      <w:del w:id="16" w:author="Kimberly Robasky" w:date="2025-12-19T19:58:00Z" w16du:dateUtc="2025-12-20T00:58:00Z">
        <w:r w:rsidRPr="00102102" w:rsidDel="00716AAC">
          <w:delText xml:space="preserve">Ontology </w:delText>
        </w:r>
      </w:del>
      <w:r w:rsidRPr="00102102">
        <w:t xml:space="preserve">Scope </w:t>
      </w:r>
      <w:r>
        <w:t>and</w:t>
      </w:r>
      <w:r w:rsidRPr="00102102">
        <w:t xml:space="preserve"> Competency Questions</w:t>
      </w:r>
    </w:p>
    <w:p w14:paraId="1239EDDA" w14:textId="77777777" w:rsidR="00716AAC" w:rsidRDefault="00716AAC" w:rsidP="00716AAC">
      <w:pPr>
        <w:spacing w:after="360"/>
        <w:ind w:firstLine="288"/>
        <w:rPr>
          <w:ins w:id="17" w:author="Kimberly Robasky" w:date="2025-12-19T19:59:00Z" w16du:dateUtc="2025-12-20T00:59:00Z"/>
        </w:rPr>
      </w:pPr>
      <w:ins w:id="18" w:author="Kimberly Robasky" w:date="2025-12-19T19:58:00Z">
        <w:r w:rsidRPr="00716AAC">
          <w:t xml:space="preserve">We use these competency questions to set the </w:t>
        </w:r>
        <w:r w:rsidRPr="00716AAC">
          <w:rPr>
            <w:i/>
            <w:iCs/>
          </w:rPr>
          <w:t>minimum necessary scope</w:t>
        </w:r>
        <w:r w:rsidRPr="00716AAC">
          <w:t xml:space="preserve"> for MCBO and to guide which upper-ontology commitments and design patterns must be supported. Subsequent sections describe the resulting design choices and how they were implemented and evaluated.</w:t>
        </w:r>
      </w:ins>
    </w:p>
    <w:p w14:paraId="6E1E77DB" w14:textId="4EBF0BF1" w:rsidR="00716AAC" w:rsidRDefault="00716AAC" w:rsidP="00716AAC">
      <w:pPr>
        <w:spacing w:after="360"/>
        <w:ind w:firstLine="288"/>
      </w:pPr>
      <w:r>
        <w:t>The p</w:t>
      </w:r>
      <w:r w:rsidRPr="00102102">
        <w:t xml:space="preserve">rimary motivation for this ontology is to lay the groundwork for the datahub we are building to support mining of public data. To that end, </w:t>
      </w:r>
      <w:r>
        <w:t xml:space="preserve">the </w:t>
      </w:r>
      <w:r w:rsidRPr="00102102">
        <w:t xml:space="preserve">scope is limited to </w:t>
      </w:r>
      <w:r>
        <w:t xml:space="preserve">the </w:t>
      </w:r>
      <w:proofErr w:type="gramStart"/>
      <w:r w:rsidRPr="00102102">
        <w:t>bare essentials</w:t>
      </w:r>
      <w:proofErr w:type="gramEnd"/>
      <w:r w:rsidRPr="00102102">
        <w:t xml:space="preserve"> needed to cover the metadata currently captured, and in that way, we avoid over-engineering. More terms will be added as needed, with high ontological commitment, leaving less ambiguity, as is appropriate for an AO. </w:t>
      </w:r>
      <w:r w:rsidRPr="00E66578">
        <w:t>The first release of the datahub will focus on transcriptomic data and key bioprocess parameters, with an emphasis on understanding their interconnections.</w:t>
      </w:r>
      <w:r w:rsidRPr="00102102">
        <w:t xml:space="preserve"> As we are just now building the datahub, we define rudimentary </w:t>
      </w:r>
      <w:r>
        <w:rPr>
          <w:i/>
          <w:iCs/>
        </w:rPr>
        <w:t>C</w:t>
      </w:r>
      <w:r w:rsidRPr="003E16D3">
        <w:rPr>
          <w:i/>
          <w:iCs/>
        </w:rPr>
        <w:t xml:space="preserve">ompetency </w:t>
      </w:r>
      <w:r>
        <w:rPr>
          <w:i/>
          <w:iCs/>
        </w:rPr>
        <w:t>Q</w:t>
      </w:r>
      <w:r w:rsidRPr="003E16D3">
        <w:rPr>
          <w:i/>
          <w:iCs/>
        </w:rPr>
        <w:t>uestions</w:t>
      </w:r>
      <w:r w:rsidRPr="00102102">
        <w:t xml:space="preserve"> (CQs) for testing MCBO coverage as follows:</w:t>
      </w:r>
    </w:p>
    <w:p w14:paraId="21E90904" w14:textId="77777777" w:rsidR="00716AAC" w:rsidRPr="00102102" w:rsidRDefault="00716AAC" w:rsidP="00716AAC">
      <w:pPr>
        <w:spacing w:after="360"/>
        <w:ind w:firstLine="288"/>
      </w:pPr>
    </w:p>
    <w:p w14:paraId="040BAD0F" w14:textId="77777777" w:rsidR="00716AAC" w:rsidRPr="00102102" w:rsidRDefault="00716AAC" w:rsidP="00716AAC">
      <w:r w:rsidRPr="006A105A">
        <w:rPr>
          <w:b/>
          <w:bCs/>
        </w:rPr>
        <w:t>CQ1</w:t>
      </w:r>
      <w:r w:rsidRPr="00102102">
        <w:t xml:space="preserve">: Under what culture conditions (pH, dissolved oxygen, temperature) do the cells </w:t>
      </w:r>
      <w:r>
        <w:t>(</w:t>
      </w:r>
      <w:r w:rsidRPr="00102102">
        <w:t>e</w:t>
      </w:r>
      <w:r>
        <w:t>.g.,</w:t>
      </w:r>
      <w:r w:rsidRPr="00102102">
        <w:t xml:space="preserve"> CHO-K1</w:t>
      </w:r>
      <w:r>
        <w:t>)</w:t>
      </w:r>
      <w:r w:rsidRPr="00102102">
        <w:t xml:space="preserve"> reach peak recombinant protein productivity?</w:t>
      </w:r>
    </w:p>
    <w:p w14:paraId="4EFABA51" w14:textId="77777777" w:rsidR="00716AAC" w:rsidRPr="00102102" w:rsidRDefault="00716AAC" w:rsidP="00716AAC">
      <w:r w:rsidRPr="006A105A">
        <w:rPr>
          <w:b/>
          <w:bCs/>
        </w:rPr>
        <w:t>CQ2</w:t>
      </w:r>
      <w:r w:rsidRPr="00102102">
        <w:t>:</w:t>
      </w:r>
      <w:r>
        <w:t xml:space="preserve"> </w:t>
      </w:r>
      <w:r w:rsidRPr="00102102">
        <w:t>Which CHO cell lines have been engineered to overexpress gene Y?</w:t>
      </w:r>
    </w:p>
    <w:p w14:paraId="03CA932A" w14:textId="77777777" w:rsidR="00716AAC" w:rsidRPr="00102102" w:rsidRDefault="00716AAC" w:rsidP="00716AAC">
      <w:r w:rsidRPr="006A105A">
        <w:rPr>
          <w:b/>
          <w:bCs/>
        </w:rPr>
        <w:t>CQ3</w:t>
      </w:r>
      <w:r w:rsidRPr="00102102">
        <w:t xml:space="preserve">: Which nutrient concentrations are most associated with viable cell density above Z </w:t>
      </w:r>
      <w:proofErr w:type="gramStart"/>
      <w:r w:rsidRPr="00102102">
        <w:t>at</w:t>
      </w:r>
      <w:proofErr w:type="gramEnd"/>
      <w:r w:rsidRPr="00102102">
        <w:t xml:space="preserve"> day 6 of culture?</w:t>
      </w:r>
    </w:p>
    <w:p w14:paraId="0D7C6EA7" w14:textId="77777777" w:rsidR="00716AAC" w:rsidRPr="00102102" w:rsidRDefault="00716AAC" w:rsidP="00716AAC">
      <w:r w:rsidRPr="006A105A">
        <w:rPr>
          <w:b/>
          <w:bCs/>
        </w:rPr>
        <w:t>CQ4</w:t>
      </w:r>
      <w:r w:rsidRPr="00102102">
        <w:t>: How does the expression of gene X</w:t>
      </w:r>
      <w:r>
        <w:t xml:space="preserve"> </w:t>
      </w:r>
      <w:r w:rsidRPr="00102102">
        <w:t>vary between clone A and clone B?</w:t>
      </w:r>
    </w:p>
    <w:p w14:paraId="79ADBF93" w14:textId="77777777" w:rsidR="00716AAC" w:rsidRDefault="00716AAC" w:rsidP="00716AAC">
      <w:r w:rsidRPr="006A105A">
        <w:rPr>
          <w:b/>
          <w:bCs/>
        </w:rPr>
        <w:t>CQ5</w:t>
      </w:r>
      <w:r w:rsidRPr="00102102">
        <w:t>: What pathways are differentially expressed under Fed-batch vs Perfusion in CHO-K1?</w:t>
      </w:r>
    </w:p>
    <w:p w14:paraId="199B727A" w14:textId="77777777" w:rsidR="00716AAC" w:rsidRPr="00102102" w:rsidRDefault="00716AAC" w:rsidP="00716AAC"/>
    <w:p w14:paraId="7B836066" w14:textId="77777777" w:rsidR="00716AAC" w:rsidRDefault="00716AAC" w:rsidP="00716AAC">
      <w:r w:rsidRPr="00102102">
        <w:t xml:space="preserve">We further simplify these CQs in the evaluation section </w:t>
      </w:r>
      <w:proofErr w:type="gramStart"/>
      <w:r w:rsidRPr="00102102">
        <w:t>in order to</w:t>
      </w:r>
      <w:proofErr w:type="gramEnd"/>
      <w:r w:rsidRPr="00102102">
        <w:t xml:space="preserve"> align with the limited metadata currently curated. We will continue to version and share the ontology on GitHub as more data, terms, </w:t>
      </w:r>
      <w:r>
        <w:t xml:space="preserve">and </w:t>
      </w:r>
      <w:r w:rsidRPr="00102102">
        <w:t>CQs are added to support the burgeoning datahub.</w:t>
      </w:r>
    </w:p>
    <w:p w14:paraId="79EE1088" w14:textId="63409831" w:rsidR="004075B3" w:rsidRPr="004075B3" w:rsidRDefault="00102102" w:rsidP="00102102">
      <w:pPr>
        <w:pStyle w:val="Heading1"/>
      </w:pPr>
      <w:r>
        <w:lastRenderedPageBreak/>
        <w:t>Ontology Design</w:t>
      </w:r>
    </w:p>
    <w:p w14:paraId="1ABC08CE" w14:textId="14EDB051" w:rsidR="00857DA2" w:rsidRDefault="00757729" w:rsidP="006A105A">
      <w:pPr>
        <w:rPr>
          <w:ins w:id="19" w:author="Kimberly Robasky" w:date="2025-12-19T16:48:00Z" w16du:dateUtc="2025-12-19T21:48:00Z"/>
        </w:rPr>
      </w:pPr>
      <w:ins w:id="20" w:author="Kimberly Robasky" w:date="2025-12-19T19:13:00Z" w16du:dateUtc="2025-12-20T00:13:00Z">
        <w:r>
          <w:rPr>
            <w:noProof/>
          </w:rPr>
          <w:drawing>
            <wp:anchor distT="0" distB="0" distL="114300" distR="114300" simplePos="0" relativeHeight="251663360" behindDoc="0" locked="0" layoutInCell="1" allowOverlap="1" wp14:anchorId="277BB99E" wp14:editId="7FCABDDF">
              <wp:simplePos x="0" y="0"/>
              <wp:positionH relativeFrom="column">
                <wp:posOffset>25400</wp:posOffset>
              </wp:positionH>
              <wp:positionV relativeFrom="paragraph">
                <wp:posOffset>720725</wp:posOffset>
              </wp:positionV>
              <wp:extent cx="5347970" cy="3776980"/>
              <wp:effectExtent l="0" t="0" r="5080" b="0"/>
              <wp:wrapSquare wrapText="bothSides"/>
              <wp:docPr id="94562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22857"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47970" cy="3776980"/>
                      </a:xfrm>
                      <a:prstGeom prst="rect">
                        <a:avLst/>
                      </a:prstGeom>
                    </pic:spPr>
                  </pic:pic>
                </a:graphicData>
              </a:graphic>
              <wp14:sizeRelH relativeFrom="margin">
                <wp14:pctWidth>0</wp14:pctWidth>
              </wp14:sizeRelH>
            </wp:anchor>
          </w:drawing>
        </w:r>
      </w:ins>
      <w:r w:rsidR="00102102">
        <w:t xml:space="preserve">The </w:t>
      </w:r>
      <w:r w:rsidR="000A6726" w:rsidRPr="000A6726">
        <w:rPr>
          <w:i/>
          <w:iCs/>
        </w:rPr>
        <w:t>Mammalian Cell Bioprocessing Ontology</w:t>
      </w:r>
      <w:r w:rsidR="000A6726">
        <w:t xml:space="preserve"> (</w:t>
      </w:r>
      <w:r w:rsidR="00102102">
        <w:t>MCBO</w:t>
      </w:r>
      <w:r w:rsidR="000A6726">
        <w:t>)</w:t>
      </w:r>
      <w:r w:rsidR="00102102">
        <w:t xml:space="preserve"> </w:t>
      </w:r>
      <w:r w:rsidR="000A6726">
        <w:t xml:space="preserve">targets mammalian cell cultivation </w:t>
      </w:r>
      <w:proofErr w:type="gramStart"/>
      <w:r w:rsidR="000A6726">
        <w:t>experiments, and</w:t>
      </w:r>
      <w:proofErr w:type="gramEnd"/>
      <w:r w:rsidR="000A6726">
        <w:t xml:space="preserve"> is engineered for practical utility without sacrificing semantic rigor</w:t>
      </w:r>
      <w:r w:rsidR="00102102">
        <w:t xml:space="preserve">. </w:t>
      </w:r>
      <w:r w:rsidR="000A6726">
        <w:t xml:space="preserve">It is formally represented using </w:t>
      </w:r>
      <w:proofErr w:type="gramStart"/>
      <w:r w:rsidR="000A6726">
        <w:t>constructs</w:t>
      </w:r>
      <w:proofErr w:type="gramEnd"/>
      <w:r w:rsidR="000A6726">
        <w:t xml:space="preserve"> from the OWL 2 ontology language with standard RDFS constructs and aligns with</w:t>
      </w:r>
      <w:r w:rsidR="003C18D0">
        <w:t xml:space="preserve"> </w:t>
      </w:r>
      <w:r w:rsidR="003C18D0" w:rsidRPr="003C18D0">
        <w:t>best practices in biomedical ontology engineering</w:t>
      </w:r>
      <w:r w:rsidR="00102102">
        <w:t xml:space="preserve">. </w:t>
      </w:r>
      <w:ins w:id="21" w:author="Kimberly Robasky" w:date="2025-12-19T19:14:00Z" w16du:dateUtc="2025-12-20T00:14:00Z">
        <w:r w:rsidR="008A2AFE">
          <w:rPr>
            <w:noProof/>
          </w:rPr>
          <mc:AlternateContent>
            <mc:Choice Requires="wps">
              <w:drawing>
                <wp:anchor distT="0" distB="0" distL="114300" distR="114300" simplePos="0" relativeHeight="251665408" behindDoc="0" locked="0" layoutInCell="1" allowOverlap="1" wp14:anchorId="0C1614FF" wp14:editId="7D91BFC8">
                  <wp:simplePos x="0" y="0"/>
                  <wp:positionH relativeFrom="column">
                    <wp:posOffset>0</wp:posOffset>
                  </wp:positionH>
                  <wp:positionV relativeFrom="paragraph">
                    <wp:posOffset>4553585</wp:posOffset>
                  </wp:positionV>
                  <wp:extent cx="5396230" cy="635"/>
                  <wp:effectExtent l="0" t="0" r="0" b="0"/>
                  <wp:wrapSquare wrapText="bothSides"/>
                  <wp:docPr id="483118902" name="Text Box 1"/>
                  <wp:cNvGraphicFramePr/>
                  <a:graphic xmlns:a="http://schemas.openxmlformats.org/drawingml/2006/main">
                    <a:graphicData uri="http://schemas.microsoft.com/office/word/2010/wordprocessingShape">
                      <wps:wsp>
                        <wps:cNvSpPr txBox="1"/>
                        <wps:spPr>
                          <a:xfrm>
                            <a:off x="0" y="0"/>
                            <a:ext cx="5396230" cy="635"/>
                          </a:xfrm>
                          <a:prstGeom prst="rect">
                            <a:avLst/>
                          </a:prstGeom>
                          <a:solidFill>
                            <a:prstClr val="white"/>
                          </a:solidFill>
                          <a:ln>
                            <a:noFill/>
                          </a:ln>
                        </wps:spPr>
                        <wps:txbx>
                          <w:txbxContent>
                            <w:p w14:paraId="75583A72" w14:textId="606E2080" w:rsidR="008A2AFE" w:rsidRPr="008A2AFE" w:rsidRDefault="008A2AFE">
                              <w:pPr>
                                <w:pStyle w:val="Caption"/>
                                <w:pPrChange w:id="22" w:author="Kimberly Robasky" w:date="2025-12-19T19:14:00Z" w16du:dateUtc="2025-12-20T00:14:00Z">
                                  <w:pPr/>
                                </w:pPrChange>
                              </w:pPr>
                              <w:ins w:id="23" w:author="Kimberly Robasky" w:date="2025-12-19T19:14:00Z" w16du:dateUtc="2025-12-20T00:14:00Z">
                                <w:r>
                                  <w:t xml:space="preserve">Figure </w:t>
                                </w:r>
                                <w:r>
                                  <w:fldChar w:fldCharType="begin"/>
                                </w:r>
                                <w:r>
                                  <w:instrText xml:space="preserve"> SEQ Figure \* ARABIC </w:instrText>
                                </w:r>
                              </w:ins>
                              <w:r>
                                <w:fldChar w:fldCharType="separate"/>
                              </w:r>
                              <w:ins w:id="24" w:author="Kimberly Robasky" w:date="2025-12-20T17:48:00Z" w16du:dateUtc="2025-12-20T22:48:00Z">
                                <w:r w:rsidR="00743608">
                                  <w:rPr>
                                    <w:noProof/>
                                  </w:rPr>
                                  <w:t>1</w:t>
                                </w:r>
                              </w:ins>
                              <w:ins w:id="25" w:author="Kimberly Robasky" w:date="2025-12-19T19:14:00Z" w16du:dateUtc="2025-12-20T00:14:00Z">
                                <w:r>
                                  <w:fldChar w:fldCharType="end"/>
                                </w:r>
                                <w:r>
                                  <w:t xml:space="preserve"> </w:t>
                                </w:r>
                              </w:ins>
                              <w:ins w:id="26" w:author="Kimberly Robasky" w:date="2025-12-19T19:14:00Z">
                                <w:r w:rsidRPr="008A2AFE">
                                  <w:t>Core process and material entity modeling pattern in MCBO. Generic cell culture processes are organized independently of organism type, with batch, fed-batch, and continuous subclasses. Mammalian cell culture processes are represented as OWL defined classes using participant restrictions rather than subclassing. Culture conditions are modeled as qualities of the material cell culture system, consistent with BFO principles. Alignment with the IOF Manufacturing Process is shown conceptually without asserting subclass relations.</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C1614FF" id="_x0000_t202" coordsize="21600,21600" o:spt="202" path="m,l,21600r21600,l21600,xe">
                  <v:stroke joinstyle="miter"/>
                  <v:path gradientshapeok="t" o:connecttype="rect"/>
                </v:shapetype>
                <v:shape id="Text Box 1" o:spid="_x0000_s1026" type="#_x0000_t202" style="position:absolute;left:0;text-align:left;margin-left:0;margin-top:358.55pt;width:424.9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" stroked="f">
                  <v:textbox style="mso-fit-shape-to-text:t" inset="0,0,0,0">
                    <w:txbxContent>
                      <w:p w14:paraId="75583A72" w14:textId="606E2080" w:rsidR="008A2AFE" w:rsidRPr="008A2AFE" w:rsidRDefault="008A2AFE">
                        <w:pPr>
                          <w:pStyle w:val="Caption"/>
                          <w:pPrChange w:id="27" w:author="Kimberly Robasky" w:date="2025-12-19T19:14:00Z" w16du:dateUtc="2025-12-20T00:14:00Z">
                            <w:pPr/>
                          </w:pPrChange>
                        </w:pPr>
                        <w:ins w:id="28" w:author="Kimberly Robasky" w:date="2025-12-19T19:14:00Z" w16du:dateUtc="2025-12-20T00:14:00Z">
                          <w:r>
                            <w:t xml:space="preserve">Figure </w:t>
                          </w:r>
                          <w:r>
                            <w:fldChar w:fldCharType="begin"/>
                          </w:r>
                          <w:r>
                            <w:instrText xml:space="preserve"> SEQ Figure \* ARABIC </w:instrText>
                          </w:r>
                        </w:ins>
                        <w:r>
                          <w:fldChar w:fldCharType="separate"/>
                        </w:r>
                        <w:ins w:id="29" w:author="Kimberly Robasky" w:date="2025-12-20T17:48:00Z" w16du:dateUtc="2025-12-20T22:48:00Z">
                          <w:r w:rsidR="00743608">
                            <w:rPr>
                              <w:noProof/>
                            </w:rPr>
                            <w:t>1</w:t>
                          </w:r>
                        </w:ins>
                        <w:ins w:id="30" w:author="Kimberly Robasky" w:date="2025-12-19T19:14:00Z" w16du:dateUtc="2025-12-20T00:14:00Z">
                          <w:r>
                            <w:fldChar w:fldCharType="end"/>
                          </w:r>
                          <w:r>
                            <w:t xml:space="preserve"> </w:t>
                          </w:r>
                        </w:ins>
                        <w:ins w:id="31" w:author="Kimberly Robasky" w:date="2025-12-19T19:14:00Z">
                          <w:r w:rsidRPr="008A2AFE">
                            <w:t>Core process and material entity modeling pattern in MCBO. Generic cell culture processes are organized independently of organism type, with batch, fed-batch, and continuous subclasses. Mammalian cell culture processes are represented as OWL defined classes using participant restrictions rather than subclassing. Culture conditions are modeled as qualities of the material cell culture system, consistent with BFO principles. Alignment with the IOF Manufacturing Process is shown conceptually without asserting subclass relations.</w:t>
                          </w:r>
                        </w:ins>
                      </w:p>
                    </w:txbxContent>
                  </v:textbox>
                  <w10:wrap type="square"/>
                </v:shape>
              </w:pict>
            </mc:Fallback>
          </mc:AlternateContent>
        </w:r>
      </w:ins>
    </w:p>
    <w:p w14:paraId="71067FFE" w14:textId="504EEC04" w:rsidR="00857DA2" w:rsidRDefault="00857DA2">
      <w:pPr>
        <w:keepNext/>
        <w:rPr>
          <w:ins w:id="32" w:author="Kimberly Robasky" w:date="2025-12-19T16:48:00Z" w16du:dateUtc="2025-12-19T21:48:00Z"/>
        </w:rPr>
        <w:pPrChange w:id="33" w:author="Kimberly Robasky" w:date="2025-12-19T19:13:00Z" w16du:dateUtc="2025-12-20T00:13:00Z">
          <w:pPr/>
        </w:pPrChange>
      </w:pPr>
      <w:del w:id="34" w:author="Kimberly Robasky" w:date="2025-09-13T08:06:00Z" w16du:dateUtc="2025-09-13T12:06:00Z">
        <w:r w:rsidDel="00153630">
          <w:rPr>
            <w:noProof/>
          </w:rPr>
          <w:drawing>
            <wp:anchor distT="114300" distB="114300" distL="114300" distR="114300" simplePos="0" relativeHeight="251659264" behindDoc="0" locked="0" layoutInCell="1" hidden="0" allowOverlap="1" wp14:anchorId="77D8FDCB" wp14:editId="556EED02">
              <wp:simplePos x="0" y="0"/>
              <wp:positionH relativeFrom="margin">
                <wp:posOffset>781050</wp:posOffset>
              </wp:positionH>
              <wp:positionV relativeFrom="paragraph">
                <wp:posOffset>1546860</wp:posOffset>
              </wp:positionV>
              <wp:extent cx="3604895" cy="2463800"/>
              <wp:effectExtent l="0" t="0" r="0" b="0"/>
              <wp:wrapTopAndBottom/>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3604895" cy="2463800"/>
                      </a:xfrm>
                      <a:prstGeom prst="rect">
                        <a:avLst/>
                      </a:prstGeom>
                      <a:ln/>
                    </pic:spPr>
                  </pic:pic>
                </a:graphicData>
              </a:graphic>
              <wp14:sizeRelH relativeFrom="margin">
                <wp14:pctWidth>0</wp14:pctWidth>
              </wp14:sizeRelH>
              <wp14:sizeRelV relativeFrom="margin">
                <wp14:pctHeight>0</wp14:pctHeight>
              </wp14:sizeRelV>
            </wp:anchor>
          </w:drawing>
        </w:r>
      </w:del>
      <w:del w:id="35" w:author="Kimberly Robasky" w:date="2025-12-19T19:10:00Z" w16du:dateUtc="2025-12-20T00:10:00Z">
        <w:r w:rsidDel="008A2AFE">
          <w:rPr>
            <w:noProof/>
          </w:rPr>
          <mc:AlternateContent>
            <mc:Choice Requires="wps">
              <w:drawing>
                <wp:anchor distT="0" distB="0" distL="114300" distR="114300" simplePos="0" relativeHeight="251661312" behindDoc="0" locked="0" layoutInCell="1" allowOverlap="1" wp14:anchorId="40E7053D" wp14:editId="26163DF4">
                  <wp:simplePos x="0" y="0"/>
                  <wp:positionH relativeFrom="margin">
                    <wp:posOffset>12700</wp:posOffset>
                  </wp:positionH>
                  <wp:positionV relativeFrom="paragraph">
                    <wp:posOffset>4053205</wp:posOffset>
                  </wp:positionV>
                  <wp:extent cx="5400675" cy="635"/>
                  <wp:effectExtent l="0" t="0" r="9525" b="0"/>
                  <wp:wrapSquare wrapText="bothSides"/>
                  <wp:docPr id="634667153" name="Text Box 1"/>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03D1BFFE" w14:textId="24702437" w:rsidR="00102102" w:rsidRPr="00772F5F" w:rsidRDefault="00102102" w:rsidP="00102102">
                              <w:pPr>
                                <w:pStyle w:val="Caption"/>
                                <w:rPr>
                                  <w:noProof/>
                                  <w:sz w:val="22"/>
                                  <w:szCs w:val="22"/>
                                </w:rPr>
                              </w:pPr>
                              <w:del w:id="36" w:author="Kimberly Robasky" w:date="2025-12-19T19:10:00Z" w16du:dateUtc="2025-12-20T00:10:00Z">
                                <w:r w:rsidDel="008A2AFE">
                                  <w:delText xml:space="preserve">Figure </w:delText>
                                </w:r>
                                <w:r w:rsidR="00A22CF5" w:rsidDel="008A2AFE">
                                  <w:fldChar w:fldCharType="begin"/>
                                </w:r>
                                <w:r w:rsidR="00A22CF5" w:rsidDel="008A2AFE">
                                  <w:delInstrText xml:space="preserve"> SEQ Figure \* ARABIC </w:delInstrText>
                                </w:r>
                                <w:r w:rsidR="00A22CF5" w:rsidDel="008A2AFE">
                                  <w:fldChar w:fldCharType="separate"/>
                                </w:r>
                                <w:r w:rsidR="00A22CF5" w:rsidDel="008A2AFE">
                                  <w:rPr>
                                    <w:noProof/>
                                  </w:rPr>
                                  <w:delText>1</w:delText>
                                </w:r>
                                <w:r w:rsidR="00A22CF5" w:rsidDel="008A2AFE">
                                  <w:rPr>
                                    <w:noProof/>
                                  </w:rPr>
                                  <w:fldChar w:fldCharType="end"/>
                                </w:r>
                                <w:r w:rsidRPr="00AC21F2" w:rsidDel="008A2AFE">
                                  <w:delText xml:space="preserve">. </w:delText>
                                </w:r>
                              </w:del>
                              <w:del w:id="37" w:author="Kimberly Robasky" w:date="2025-12-19T17:10:00Z" w16du:dateUtc="2025-12-19T22:10:00Z">
                                <w:r w:rsidRPr="00AC21F2" w:rsidDel="00D751DE">
                                  <w:delText>Ontology constructs illustrating class hierarchies in the Mammalian Cell Bioprocess Ontology (MCBO).</w:delText>
                                </w:r>
                              </w:del>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0E7053D" id="_x0000_s1027" type="#_x0000_t202" style="position:absolute;left:0;text-align:left;margin-left:1pt;margin-top:319.15pt;width:425.25pt;height:.05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" stroked="f">
                  <v:textbox style="mso-fit-shape-to-text:t" inset="0,0,0,0">
                    <w:txbxContent>
                      <w:p w14:paraId="03D1BFFE" w14:textId="24702437" w:rsidR="00102102" w:rsidRPr="00772F5F" w:rsidRDefault="00102102" w:rsidP="00102102">
                        <w:pPr>
                          <w:pStyle w:val="Caption"/>
                          <w:rPr>
                            <w:noProof/>
                            <w:sz w:val="22"/>
                            <w:szCs w:val="22"/>
                          </w:rPr>
                        </w:pPr>
                        <w:del w:id="38" w:author="Kimberly Robasky" w:date="2025-12-19T19:10:00Z" w16du:dateUtc="2025-12-20T00:10:00Z">
                          <w:r w:rsidDel="008A2AFE">
                            <w:delText xml:space="preserve">Figure </w:delText>
                          </w:r>
                          <w:r w:rsidR="00A22CF5" w:rsidDel="008A2AFE">
                            <w:fldChar w:fldCharType="begin"/>
                          </w:r>
                          <w:r w:rsidR="00A22CF5" w:rsidDel="008A2AFE">
                            <w:delInstrText xml:space="preserve"> SEQ Figure \* ARABIC </w:delInstrText>
                          </w:r>
                          <w:r w:rsidR="00A22CF5" w:rsidDel="008A2AFE">
                            <w:fldChar w:fldCharType="separate"/>
                          </w:r>
                          <w:r w:rsidR="00A22CF5" w:rsidDel="008A2AFE">
                            <w:rPr>
                              <w:noProof/>
                            </w:rPr>
                            <w:delText>1</w:delText>
                          </w:r>
                          <w:r w:rsidR="00A22CF5" w:rsidDel="008A2AFE">
                            <w:rPr>
                              <w:noProof/>
                            </w:rPr>
                            <w:fldChar w:fldCharType="end"/>
                          </w:r>
                          <w:r w:rsidRPr="00AC21F2" w:rsidDel="008A2AFE">
                            <w:delText xml:space="preserve">. </w:delText>
                          </w:r>
                        </w:del>
                        <w:del w:id="39" w:author="Kimberly Robasky" w:date="2025-12-19T17:10:00Z" w16du:dateUtc="2025-12-19T22:10:00Z">
                          <w:r w:rsidRPr="00AC21F2" w:rsidDel="00D751DE">
                            <w:delText>Ontology constructs illustrating class hierarchies in the Mammalian Cell Bioprocess Ontology (MCBO).</w:delText>
                          </w:r>
                        </w:del>
                      </w:p>
                    </w:txbxContent>
                  </v:textbox>
                  <w10:wrap type="square" anchorx="margin"/>
                </v:shape>
              </w:pict>
            </mc:Fallback>
          </mc:AlternateContent>
        </w:r>
      </w:del>
      <w:ins w:id="38" w:author="Kimberly Robasky" w:date="2025-12-19T16:48:00Z">
        <w:r w:rsidRPr="00857DA2">
          <w:t>MCBO is</w:t>
        </w:r>
      </w:ins>
      <w:ins w:id="39" w:author="Kimberly Robasky" w:date="2025-12-19T19:13:00Z" w16du:dateUtc="2025-12-20T00:13:00Z">
        <w:r w:rsidR="008A2AFE">
          <w:t xml:space="preserve"> </w:t>
        </w:r>
      </w:ins>
      <w:ins w:id="40" w:author="Kimberly Robasky" w:date="2025-12-19T16:48:00Z">
        <w:r w:rsidRPr="00857DA2">
          <w:t xml:space="preserve">an application ontology that reuses BFO and IOF classes where appropriate but does not yet claim full ontological normalization under the IOF Core. </w:t>
        </w:r>
      </w:ins>
      <w:ins w:id="41" w:author="Kimberly Robasky" w:date="2025-12-19T19:15:00Z" w16du:dateUtc="2025-12-20T00:15:00Z">
        <w:r w:rsidR="008A2AFE" w:rsidRPr="00857DA2">
          <w:t>Process-level</w:t>
        </w:r>
      </w:ins>
      <w:ins w:id="42" w:author="Kimberly Robasky" w:date="2025-12-19T16:48:00Z">
        <w:r w:rsidRPr="00857DA2">
          <w:t xml:space="preserve"> </w:t>
        </w:r>
        <w:proofErr w:type="gramStart"/>
        <w:r w:rsidRPr="00857DA2">
          <w:t>constructs</w:t>
        </w:r>
        <w:proofErr w:type="gramEnd"/>
        <w:r w:rsidRPr="00857DA2">
          <w:t xml:space="preserve"> are currently aligned to IOF production-related classes as pragmatic anchors for downstream data integration, rather than as finalized commitments to business-level process semantics. </w:t>
        </w:r>
      </w:ins>
    </w:p>
    <w:p w14:paraId="3CC8D386" w14:textId="77777777" w:rsidR="008A31EB" w:rsidRDefault="00102102" w:rsidP="006A105A">
      <w:pPr>
        <w:rPr>
          <w:ins w:id="43" w:author="Kimberly Robasky" w:date="2025-12-19T19:52:00Z" w16du:dateUtc="2025-12-20T00:52:00Z"/>
        </w:rPr>
      </w:pPr>
      <w:r>
        <w:t xml:space="preserve">At the core is the abstract concept </w:t>
      </w:r>
      <w:proofErr w:type="spellStart"/>
      <w:r w:rsidRPr="005B68DC">
        <w:rPr>
          <w:i/>
          <w:iCs/>
        </w:rPr>
        <w:t>CellCultureProcess</w:t>
      </w:r>
      <w:proofErr w:type="spellEnd"/>
      <w:r>
        <w:t xml:space="preserve">, from which specific operational modalities inherit: </w:t>
      </w:r>
      <w:r w:rsidRPr="005B68DC">
        <w:rPr>
          <w:i/>
          <w:iCs/>
        </w:rPr>
        <w:t>BatchCultureProcess</w:t>
      </w:r>
      <w:r>
        <w:t xml:space="preserve"> (closed-system culture), </w:t>
      </w:r>
      <w:r w:rsidRPr="005B68DC">
        <w:rPr>
          <w:i/>
          <w:iCs/>
        </w:rPr>
        <w:t>FedBatchCultureProcess</w:t>
      </w:r>
      <w:r>
        <w:t xml:space="preserve"> (batch with discrete nutrient additions), </w:t>
      </w:r>
      <w:r w:rsidRPr="005B68DC">
        <w:rPr>
          <w:i/>
          <w:iCs/>
        </w:rPr>
        <w:t>PerfusionCultureProcess</w:t>
      </w:r>
      <w:r>
        <w:t xml:space="preserve"> (continuous nutrient feed with waste removal</w:t>
      </w:r>
      <w:r w:rsidR="002C247B">
        <w:t xml:space="preserve"> and cell retention</w:t>
      </w:r>
      <w:r>
        <w:t xml:space="preserve">), and </w:t>
      </w:r>
      <w:r w:rsidRPr="005B68DC">
        <w:rPr>
          <w:i/>
          <w:iCs/>
        </w:rPr>
        <w:t>ChemostatCultureProcess</w:t>
      </w:r>
      <w:r>
        <w:t xml:space="preserve"> (</w:t>
      </w:r>
      <w:r w:rsidR="002C247B">
        <w:t>continuous nutrient feed with waste removal</w:t>
      </w:r>
      <w:r>
        <w:t>). Each subclass inherits properties from its parent while introducing specialized attributes.</w:t>
      </w:r>
      <w:ins w:id="44" w:author="Kimberly Robasky" w:date="2025-12-19T19:52:00Z" w16du:dateUtc="2025-12-20T00:52:00Z">
        <w:r w:rsidR="008A31EB" w:rsidRPr="008A31EB">
          <w:t xml:space="preserve"> </w:t>
        </w:r>
      </w:ins>
    </w:p>
    <w:p w14:paraId="519FAEAD" w14:textId="44C460F8" w:rsidR="003C18D0" w:rsidRDefault="008A31EB" w:rsidP="006A105A">
      <w:ins w:id="45" w:author="Kimberly Robasky" w:date="2025-12-19T19:52:00Z">
        <w:r w:rsidRPr="008A31EB">
          <w:lastRenderedPageBreak/>
          <w:t xml:space="preserve">We distinguish generic cell culture from mammalian cell culture. </w:t>
        </w:r>
        <w:proofErr w:type="spellStart"/>
        <w:r w:rsidRPr="008A31EB">
          <w:rPr>
            <w:b/>
            <w:bCs/>
          </w:rPr>
          <w:t>MammalianCellCultureProcess</w:t>
        </w:r>
        <w:proofErr w:type="spellEnd"/>
        <w:r w:rsidRPr="008A31EB">
          <w:t xml:space="preserve"> is modeled as a </w:t>
        </w:r>
        <w:r w:rsidRPr="008A31EB">
          <w:rPr>
            <w:i/>
            <w:iCs/>
          </w:rPr>
          <w:t>defined class</w:t>
        </w:r>
        <w:r w:rsidRPr="008A31EB">
          <w:t xml:space="preserve">: </w:t>
        </w:r>
        <w:proofErr w:type="spellStart"/>
        <w:r w:rsidRPr="008A31EB">
          <w:rPr>
            <w:i/>
            <w:iCs/>
          </w:rPr>
          <w:t>CellCultureProcess</w:t>
        </w:r>
        <w:proofErr w:type="spellEnd"/>
        <w:r w:rsidRPr="008A31EB">
          <w:t xml:space="preserve"> and (</w:t>
        </w:r>
        <w:proofErr w:type="spellStart"/>
        <w:proofErr w:type="gramStart"/>
        <w:r w:rsidRPr="008A31EB">
          <w:rPr>
            <w:i/>
            <w:iCs/>
          </w:rPr>
          <w:t>RO:has</w:t>
        </w:r>
        <w:proofErr w:type="gramEnd"/>
        <w:r w:rsidRPr="008A31EB">
          <w:rPr>
            <w:i/>
            <w:iCs/>
          </w:rPr>
          <w:t>_participant</w:t>
        </w:r>
        <w:proofErr w:type="spellEnd"/>
        <w:r w:rsidRPr="008A31EB">
          <w:t xml:space="preserve"> some </w:t>
        </w:r>
        <w:proofErr w:type="spellStart"/>
        <w:r w:rsidRPr="008A31EB">
          <w:rPr>
            <w:i/>
            <w:iCs/>
          </w:rPr>
          <w:t>MammalianCell</w:t>
        </w:r>
        <w:proofErr w:type="spellEnd"/>
        <w:r w:rsidRPr="008A31EB">
          <w:t>). This supports automatic classification and prevents inadvertently treating yeast/bacterial culture processes as mammalian.</w:t>
        </w:r>
      </w:ins>
    </w:p>
    <w:p w14:paraId="0C2E1C14" w14:textId="09C392B6" w:rsidR="003C18D0" w:rsidRDefault="003C18D0" w:rsidP="006A105A">
      <w:pPr>
        <w:rPr>
          <w:ins w:id="46" w:author="Kimberly Robasky" w:date="2025-12-19T19:45:00Z" w16du:dateUtc="2025-12-20T00:45:00Z"/>
        </w:rPr>
      </w:pPr>
      <w:r w:rsidRPr="003C18D0">
        <w:t xml:space="preserve">Relationships among concepts are captured with </w:t>
      </w:r>
      <w:r w:rsidRPr="003C18D0">
        <w:rPr>
          <w:i/>
          <w:iCs/>
        </w:rPr>
        <w:t>owl:ObjectProperty</w:t>
      </w:r>
      <w:r w:rsidRPr="003C18D0">
        <w:t xml:space="preserve"> (e.g., </w:t>
      </w:r>
      <w:proofErr w:type="spellStart"/>
      <w:ins w:id="47" w:author="Kimberly Robasky" w:date="2025-12-20T00:56:00Z">
        <w:r w:rsidR="004072C5" w:rsidRPr="004072C5">
          <w:rPr>
            <w:i/>
            <w:iCs/>
            <w:rPrChange w:id="48" w:author="Kimberly Robasky" w:date="2025-12-20T00:56:00Z" w16du:dateUtc="2025-12-20T05:56:00Z">
              <w:rPr>
                <w:b/>
                <w:bCs/>
              </w:rPr>
            </w:rPrChange>
          </w:rPr>
          <w:t>RO:has_participant</w:t>
        </w:r>
        <w:proofErr w:type="spellEnd"/>
        <w:r w:rsidR="004072C5" w:rsidRPr="004072C5">
          <w:rPr>
            <w:i/>
            <w:iCs/>
            <w:rPrChange w:id="49" w:author="Kimberly Robasky" w:date="2025-12-20T00:56:00Z" w16du:dateUtc="2025-12-20T05:56:00Z">
              <w:rPr>
                <w:b/>
                <w:bCs/>
              </w:rPr>
            </w:rPrChange>
          </w:rPr>
          <w:t xml:space="preserve">, </w:t>
        </w:r>
        <w:proofErr w:type="spellStart"/>
        <w:r w:rsidR="004072C5" w:rsidRPr="004072C5">
          <w:rPr>
            <w:i/>
            <w:iCs/>
            <w:rPrChange w:id="50" w:author="Kimberly Robasky" w:date="2025-12-20T00:56:00Z" w16du:dateUtc="2025-12-20T05:56:00Z">
              <w:rPr>
                <w:b/>
                <w:bCs/>
              </w:rPr>
            </w:rPrChange>
          </w:rPr>
          <w:t>RO:has_quality</w:t>
        </w:r>
      </w:ins>
      <w:proofErr w:type="spellEnd"/>
      <w:del w:id="51" w:author="Kimberly Robasky" w:date="2025-12-20T00:56:00Z" w16du:dateUtc="2025-12-20T05:56:00Z">
        <w:r w:rsidRPr="003C18D0" w:rsidDel="004072C5">
          <w:rPr>
            <w:i/>
            <w:iCs/>
          </w:rPr>
          <w:delText>hasCultureConditions</w:delText>
        </w:r>
      </w:del>
      <w:r w:rsidRPr="003C18D0">
        <w:t xml:space="preserve">, </w:t>
      </w:r>
      <w:proofErr w:type="spellStart"/>
      <w:r w:rsidRPr="003C18D0">
        <w:rPr>
          <w:i/>
          <w:iCs/>
        </w:rPr>
        <w:t>inCulturePhase</w:t>
      </w:r>
      <w:proofErr w:type="spellEnd"/>
      <w:r w:rsidRPr="003C18D0">
        <w:t xml:space="preserve">), literal attributes with </w:t>
      </w:r>
      <w:r w:rsidRPr="003C18D0">
        <w:rPr>
          <w:i/>
          <w:iCs/>
        </w:rPr>
        <w:t>owl:DatatypeProperty</w:t>
      </w:r>
      <w:r w:rsidRPr="003C18D0">
        <w:t xml:space="preserve"> (e.g., </w:t>
      </w:r>
      <w:r w:rsidRPr="003C18D0">
        <w:rPr>
          <w:i/>
          <w:iCs/>
        </w:rPr>
        <w:t>hasCollectionDay</w:t>
      </w:r>
      <w:r w:rsidRPr="003C18D0">
        <w:t xml:space="preserve">, </w:t>
      </w:r>
      <w:r w:rsidRPr="003C18D0">
        <w:rPr>
          <w:i/>
          <w:iCs/>
        </w:rPr>
        <w:t>hasViableCellDensity</w:t>
      </w:r>
      <w:r w:rsidRPr="003C18D0">
        <w:t xml:space="preserve">), hierarchical structure with </w:t>
      </w:r>
      <w:r w:rsidRPr="003C18D0">
        <w:rPr>
          <w:i/>
          <w:iCs/>
        </w:rPr>
        <w:t>rdfs:subClassOf</w:t>
      </w:r>
      <w:r w:rsidRPr="003C18D0">
        <w:t xml:space="preserve">, and typing with </w:t>
      </w:r>
      <w:r w:rsidRPr="003C18D0">
        <w:rPr>
          <w:i/>
          <w:iCs/>
        </w:rPr>
        <w:t>rdf:type</w:t>
      </w:r>
      <w:r w:rsidRPr="003C18D0">
        <w:t xml:space="preserve">; when needed, </w:t>
      </w:r>
      <w:r w:rsidRPr="003C18D0">
        <w:rPr>
          <w:i/>
          <w:iCs/>
        </w:rPr>
        <w:t>owl:Restriction</w:t>
      </w:r>
      <w:r w:rsidRPr="003C18D0">
        <w:t xml:space="preserve"> axioms provide tighter domain constraints. Variables and measurements follow a consistent pattern in which measurement classes (e.g., </w:t>
      </w:r>
      <w:r w:rsidRPr="003C18D0">
        <w:rPr>
          <w:i/>
          <w:iCs/>
        </w:rPr>
        <w:t>CellViabilityMeasurement</w:t>
      </w:r>
      <w:r w:rsidRPr="003C18D0">
        <w:t xml:space="preserve">, </w:t>
      </w:r>
      <w:r w:rsidRPr="003C18D0">
        <w:rPr>
          <w:i/>
          <w:iCs/>
        </w:rPr>
        <w:t>ProductivityMeasurement</w:t>
      </w:r>
      <w:r w:rsidRPr="003C18D0">
        <w:t xml:space="preserve">, </w:t>
      </w:r>
      <w:r w:rsidRPr="003C18D0">
        <w:rPr>
          <w:i/>
          <w:iCs/>
        </w:rPr>
        <w:t>QualityMeasurement</w:t>
      </w:r>
      <w:r w:rsidRPr="003C18D0">
        <w:t xml:space="preserve">, </w:t>
      </w:r>
      <w:r w:rsidRPr="003C18D0">
        <w:rPr>
          <w:i/>
          <w:iCs/>
        </w:rPr>
        <w:t>GeneExpressionMeasurement</w:t>
      </w:r>
      <w:r w:rsidRPr="003C18D0">
        <w:t xml:space="preserve">) </w:t>
      </w:r>
      <w:proofErr w:type="gramStart"/>
      <w:r w:rsidRPr="003C18D0">
        <w:t>specialize</w:t>
      </w:r>
      <w:proofErr w:type="gramEnd"/>
      <w:r w:rsidRPr="003C18D0">
        <w:t xml:space="preserve"> the OBO class </w:t>
      </w:r>
      <w:r w:rsidRPr="003C18D0">
        <w:rPr>
          <w:i/>
          <w:iCs/>
        </w:rPr>
        <w:t>IAO:0000109</w:t>
      </w:r>
      <w:r w:rsidRPr="003C18D0">
        <w:rPr>
          <w:b/>
          <w:bCs/>
        </w:rPr>
        <w:t xml:space="preserve"> </w:t>
      </w:r>
      <w:r w:rsidRPr="003C18D0">
        <w:t>(</w:t>
      </w:r>
      <w:r w:rsidRPr="003C18D0">
        <w:rPr>
          <w:i/>
          <w:iCs/>
        </w:rPr>
        <w:t>measurement datum</w:t>
      </w:r>
      <w:r w:rsidRPr="003C18D0">
        <w:t xml:space="preserve">) and carry standardized values and units (e.g., </w:t>
      </w:r>
      <w:r w:rsidRPr="003C18D0">
        <w:rPr>
          <w:i/>
          <w:iCs/>
        </w:rPr>
        <w:t>hasConcentrationValue</w:t>
      </w:r>
      <w:r w:rsidRPr="003C18D0">
        <w:t xml:space="preserve">, </w:t>
      </w:r>
      <w:r w:rsidRPr="003C18D0">
        <w:rPr>
          <w:i/>
          <w:iCs/>
        </w:rPr>
        <w:t>hasConcentrationUnit</w:t>
      </w:r>
      <w:r w:rsidRPr="003C18D0">
        <w:t xml:space="preserve">, </w:t>
      </w:r>
      <w:r w:rsidRPr="003C18D0">
        <w:rPr>
          <w:i/>
          <w:iCs/>
        </w:rPr>
        <w:t>haspH</w:t>
      </w:r>
      <w:r w:rsidRPr="003C18D0">
        <w:t xml:space="preserve">, </w:t>
      </w:r>
      <w:r w:rsidRPr="003C18D0">
        <w:rPr>
          <w:i/>
          <w:iCs/>
        </w:rPr>
        <w:t>hasTemperature</w:t>
      </w:r>
      <w:r w:rsidRPr="003C18D0">
        <w:t xml:space="preserve">, </w:t>
      </w:r>
      <w:r w:rsidRPr="003C18D0">
        <w:rPr>
          <w:i/>
          <w:iCs/>
        </w:rPr>
        <w:t>hasDissolvedOxygen</w:t>
      </w:r>
      <w:r w:rsidRPr="003C18D0">
        <w:t xml:space="preserve">, </w:t>
      </w:r>
      <w:r w:rsidRPr="003C18D0">
        <w:rPr>
          <w:i/>
          <w:iCs/>
        </w:rPr>
        <w:t>hasTiterValue</w:t>
      </w:r>
      <w:r w:rsidRPr="003C18D0">
        <w:t xml:space="preserve">). </w:t>
      </w:r>
      <w:r>
        <w:t>These formalized relationships enable standardized annotation of experimental observations.</w:t>
      </w:r>
      <w:ins w:id="52" w:author="Kimberly Robasky" w:date="2025-12-19T20:14:00Z" w16du:dateUtc="2025-12-20T01:14:00Z">
        <w:r w:rsidR="009C4F9F">
          <w:t xml:space="preserve"> </w:t>
        </w:r>
      </w:ins>
      <w:ins w:id="53" w:author="Kimberly Robasky" w:date="2025-12-19T20:14:00Z">
        <w:r w:rsidR="009C4F9F" w:rsidRPr="009C4F9F">
          <w:t xml:space="preserve">Datasets, runs, and measurements are modeled as </w:t>
        </w:r>
        <w:r w:rsidR="009C4F9F" w:rsidRPr="009C4F9F">
          <w:rPr>
            <w:b/>
            <w:bCs/>
          </w:rPr>
          <w:t>information content entities</w:t>
        </w:r>
        <w:r w:rsidR="009C4F9F" w:rsidRPr="009C4F9F">
          <w:t xml:space="preserve"> (IAO) that are about processes/material entities, while the underlying experimental processes and culture systems are BFO-aligned continuants/occurrents.</w:t>
        </w:r>
      </w:ins>
    </w:p>
    <w:p w14:paraId="59893BFB" w14:textId="11FDA666" w:rsidR="0060798F" w:rsidRDefault="0060798F" w:rsidP="006A105A">
      <w:ins w:id="54" w:author="Kimberly Robasky" w:date="2025-12-19T19:45:00Z">
        <w:r w:rsidRPr="0060798F">
          <w:t xml:space="preserve">In MCBO, </w:t>
        </w:r>
        <w:r w:rsidRPr="0060798F">
          <w:rPr>
            <w:b/>
            <w:bCs/>
          </w:rPr>
          <w:t xml:space="preserve">culture conditions are modeled as qualities of a material entity (the </w:t>
        </w:r>
        <w:r w:rsidRPr="0060798F">
          <w:rPr>
            <w:b/>
            <w:bCs/>
            <w:i/>
            <w:iCs/>
          </w:rPr>
          <w:t>cell culture system</w:t>
        </w:r>
        <w:r w:rsidRPr="0060798F">
          <w:rPr>
            <w:b/>
            <w:bCs/>
          </w:rPr>
          <w:t>, e.g., bioreactor + medium + cells)</w:t>
        </w:r>
        <w:r w:rsidRPr="0060798F">
          <w:t xml:space="preserve">, not as qualities of the process. Accordingly, a </w:t>
        </w:r>
        <w:proofErr w:type="spellStart"/>
        <w:r w:rsidRPr="0060798F">
          <w:rPr>
            <w:b/>
            <w:bCs/>
          </w:rPr>
          <w:t>CellCultureProcess</w:t>
        </w:r>
        <w:proofErr w:type="spellEnd"/>
        <w:r w:rsidRPr="0060798F">
          <w:t xml:space="preserve"> </w:t>
        </w:r>
        <w:proofErr w:type="spellStart"/>
        <w:proofErr w:type="gramStart"/>
        <w:r w:rsidRPr="0060798F">
          <w:rPr>
            <w:i/>
            <w:iCs/>
          </w:rPr>
          <w:t>RO:has</w:t>
        </w:r>
        <w:proofErr w:type="gramEnd"/>
        <w:r w:rsidRPr="0060798F">
          <w:rPr>
            <w:i/>
            <w:iCs/>
          </w:rPr>
          <w:t>_participant</w:t>
        </w:r>
        <w:proofErr w:type="spellEnd"/>
        <w:r w:rsidRPr="0060798F">
          <w:t xml:space="preserve"> some </w:t>
        </w:r>
        <w:proofErr w:type="spellStart"/>
        <w:r w:rsidRPr="0060798F">
          <w:rPr>
            <w:b/>
            <w:bCs/>
          </w:rPr>
          <w:t>CellCultureSystem</w:t>
        </w:r>
        <w:proofErr w:type="spellEnd"/>
        <w:r w:rsidRPr="0060798F">
          <w:t xml:space="preserve">, and the </w:t>
        </w:r>
        <w:proofErr w:type="spellStart"/>
        <w:r w:rsidRPr="0060798F">
          <w:rPr>
            <w:b/>
            <w:bCs/>
          </w:rPr>
          <w:t>CellCultureSystem</w:t>
        </w:r>
        <w:proofErr w:type="spellEnd"/>
        <w:r w:rsidRPr="0060798F">
          <w:t xml:space="preserve"> </w:t>
        </w:r>
        <w:proofErr w:type="spellStart"/>
        <w:proofErr w:type="gramStart"/>
        <w:r w:rsidRPr="0060798F">
          <w:rPr>
            <w:i/>
            <w:iCs/>
          </w:rPr>
          <w:t>RO:has</w:t>
        </w:r>
        <w:proofErr w:type="gramEnd"/>
        <w:r w:rsidRPr="0060798F">
          <w:rPr>
            <w:i/>
            <w:iCs/>
          </w:rPr>
          <w:t>_quality</w:t>
        </w:r>
        <w:proofErr w:type="spellEnd"/>
        <w:r w:rsidRPr="0060798F">
          <w:t xml:space="preserve"> some </w:t>
        </w:r>
        <w:proofErr w:type="spellStart"/>
        <w:r w:rsidRPr="0060798F">
          <w:rPr>
            <w:b/>
            <w:bCs/>
          </w:rPr>
          <w:t>CultureConditionQuality</w:t>
        </w:r>
        <w:proofErr w:type="spellEnd"/>
        <w:r w:rsidRPr="0060798F">
          <w:t xml:space="preserve"> (e.g., temperature, pH, dissolved oxygen setpoint). This preserves the BFO distinction that </w:t>
        </w:r>
        <w:r w:rsidRPr="0060798F">
          <w:rPr>
            <w:b/>
            <w:bCs/>
          </w:rPr>
          <w:t>processes do not bear qualities</w:t>
        </w:r>
        <w:r w:rsidRPr="0060798F">
          <w:t xml:space="preserve">; rather, qualities </w:t>
        </w:r>
        <w:proofErr w:type="spellStart"/>
        <w:r w:rsidRPr="0060798F">
          <w:t>inhere</w:t>
        </w:r>
        <w:proofErr w:type="spellEnd"/>
        <w:r w:rsidRPr="0060798F">
          <w:t xml:space="preserve"> in independent continuants that participate in processes. Figure 1 illustrates this pattern.</w:t>
        </w:r>
      </w:ins>
    </w:p>
    <w:p w14:paraId="7B39D600" w14:textId="01DF445E" w:rsidR="00102102" w:rsidRDefault="003C18D0" w:rsidP="003C18D0">
      <w:pPr>
        <w:rPr>
          <w:ins w:id="55" w:author="Kimberly Robasky" w:date="2025-12-19T20:17:00Z" w16du:dateUtc="2025-12-20T01:17:00Z"/>
        </w:rPr>
      </w:pPr>
      <w:r w:rsidRPr="003C18D0">
        <w:t>MCBO adheres to modular reuse, aligning with the</w:t>
      </w:r>
      <w:r>
        <w:t xml:space="preserve"> Systems Biology Ontology (SBO)</w:t>
      </w:r>
      <w:r>
        <w:fldChar w:fldCharType="begin" w:fldLock="1"/>
      </w:r>
      <w:r>
        <w:instrText>ADDIN paperpile_citation &lt;clusterId&gt;M995A353W643T436&lt;/clusterId&gt;&lt;metadata&gt;&lt;citation&gt;&lt;id&gt;4c4605bb-8731-4880-b40c-171440687673&lt;/id&gt;&lt;/citation&gt;&lt;/metadata&gt;&lt;data&gt;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&lt;/data&gt; \* MERGEFORMAT</w:instrText>
      </w:r>
      <w:r>
        <w:fldChar w:fldCharType="separate"/>
      </w:r>
      <w:r w:rsidR="00A22CF5">
        <w:rPr>
          <w:noProof/>
        </w:rPr>
        <w:t>[16]</w:t>
      </w:r>
      <w:r>
        <w:fldChar w:fldCharType="end"/>
      </w:r>
      <w:r>
        <w:t>, Ontology for Biomedical Investigations (OBI)</w:t>
      </w:r>
      <w:r>
        <w:fldChar w:fldCharType="begin" w:fldLock="1"/>
      </w:r>
      <w:r>
        <w:instrText>ADDIN paperpile_citation &lt;clusterId&gt;H123U499Q751O574&lt;/clusterId&gt;&lt;metadata&gt;&lt;citation&gt;&lt;id&gt;ef02b2e0-b9c0-402f-ace1-4ccb6f242363&lt;/id&gt;&lt;/citation&gt;&lt;/metadata&gt;&lt;data&gt;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&lt;/data&gt; \* MERGEFORMAT</w:instrText>
      </w:r>
      <w:r>
        <w:fldChar w:fldCharType="separate"/>
      </w:r>
      <w:r w:rsidR="00A22CF5">
        <w:rPr>
          <w:noProof/>
        </w:rPr>
        <w:t>[17]</w:t>
      </w:r>
      <w:r>
        <w:fldChar w:fldCharType="end"/>
      </w:r>
      <w:r>
        <w:t>, and Units of Measurement Ontology (UO)</w:t>
      </w:r>
      <w:r>
        <w:fldChar w:fldCharType="begin" w:fldLock="1"/>
      </w:r>
      <w:r>
        <w:instrText>ADDIN paperpile_citation &lt;clusterId&gt;F912S389O759M463&lt;/clusterId&gt;&lt;metadata&gt;&lt;citation&gt;&lt;id&gt;40c31205-2543-4672-b490-bef3e1407ffb&lt;/id&gt;&lt;/citation&gt;&lt;/metadata&gt;&lt;data&gt;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&lt;/data&gt; \* MERGEFORMAT</w:instrText>
      </w:r>
      <w:r>
        <w:fldChar w:fldCharType="separate"/>
      </w:r>
      <w:r w:rsidR="00A22CF5">
        <w:rPr>
          <w:noProof/>
        </w:rPr>
        <w:t>[18]</w:t>
      </w:r>
      <w:r>
        <w:fldChar w:fldCharType="end"/>
      </w:r>
      <w:r w:rsidRPr="003C18D0">
        <w:t xml:space="preserve"> to maximize interoperability. Together, this semantic backbone enables expressive metadata annotation, reproducible modeling, ontology-driven form generation, automated </w:t>
      </w:r>
      <w:r>
        <w:t xml:space="preserve">and </w:t>
      </w:r>
      <w:proofErr w:type="gramStart"/>
      <w:r>
        <w:t>computationally-efficient</w:t>
      </w:r>
      <w:proofErr w:type="gramEnd"/>
      <w:r>
        <w:t xml:space="preserve"> </w:t>
      </w:r>
      <w:r w:rsidRPr="003C18D0">
        <w:t>reasoning, consistent data integration, and downstream schema validation.</w:t>
      </w:r>
    </w:p>
    <w:p w14:paraId="1DBE592A" w14:textId="77777777" w:rsidR="002E0A95" w:rsidRPr="002E0A95" w:rsidRDefault="002E0A95" w:rsidP="002E0A95">
      <w:pPr>
        <w:rPr>
          <w:ins w:id="56" w:author="Kimberly Robasky" w:date="2025-12-19T20:18:00Z"/>
        </w:rPr>
      </w:pPr>
      <w:ins w:id="57" w:author="Kimberly Robasky" w:date="2025-12-19T20:18:00Z">
        <w:r w:rsidRPr="002E0A95">
          <w:t xml:space="preserve">MCBO is intentionally designed as a </w:t>
        </w:r>
        <w:r w:rsidRPr="002E0A95">
          <w:rPr>
            <w:b/>
            <w:bCs/>
          </w:rPr>
          <w:t>lightweight application ontology</w:t>
        </w:r>
        <w:r w:rsidRPr="002E0A95">
          <w:t xml:space="preserve"> that prioritizes semantic correctness, reuse, and extensibility over exhaustive domain coverage. All core modeling decisions follow Basic Formal Ontology (BFO) constraints, with explicit reuse of Industrial Ontology Foundry (IOF), Relations Ontology (RO), Ontology for Biomedical Investigations (OBI), Information Artifact Ontology (IAO), and Units of Measurement Ontology (UO) where applicable.</w:t>
        </w:r>
      </w:ins>
    </w:p>
    <w:p w14:paraId="2A6F6FC2" w14:textId="77777777" w:rsidR="002E0A95" w:rsidRPr="002E0A95" w:rsidRDefault="002E0A95" w:rsidP="002E0A95">
      <w:pPr>
        <w:rPr>
          <w:ins w:id="58" w:author="Kimberly Robasky" w:date="2025-12-19T20:18:00Z"/>
        </w:rPr>
      </w:pPr>
      <w:ins w:id="59" w:author="Kimberly Robasky" w:date="2025-12-19T20:18:00Z">
        <w:r w:rsidRPr="002E0A95">
          <w:t>To maintain BFO consistency, MCBO adopts the following design commitments:</w:t>
        </w:r>
      </w:ins>
    </w:p>
    <w:p w14:paraId="101F349B" w14:textId="77777777" w:rsidR="002E0A95" w:rsidRPr="002E0A95" w:rsidRDefault="002E0A95" w:rsidP="002E0A95">
      <w:pPr>
        <w:numPr>
          <w:ilvl w:val="0"/>
          <w:numId w:val="43"/>
        </w:numPr>
        <w:rPr>
          <w:ins w:id="60" w:author="Kimberly Robasky" w:date="2025-12-19T20:18:00Z"/>
        </w:rPr>
      </w:pPr>
      <w:ins w:id="61" w:author="Kimberly Robasky" w:date="2025-12-19T20:18:00Z">
        <w:r w:rsidRPr="002E0A95">
          <w:rPr>
            <w:b/>
            <w:bCs/>
          </w:rPr>
          <w:t>Processes vs. continuants</w:t>
        </w:r>
        <w:r w:rsidRPr="002E0A95">
          <w:t xml:space="preserve"> are strictly separated. Experimental activities such as cultivation, feeding, and sampling are modeled as </w:t>
        </w:r>
        <w:proofErr w:type="spellStart"/>
        <w:proofErr w:type="gramStart"/>
        <w:r w:rsidRPr="002E0A95">
          <w:t>BFO:processes</w:t>
        </w:r>
        <w:proofErr w:type="spellEnd"/>
        <w:proofErr w:type="gramEnd"/>
        <w:r w:rsidRPr="002E0A95">
          <w:t>. Physical systems (e.g., bioreactors, media, cells) are modeled as material entities.</w:t>
        </w:r>
      </w:ins>
    </w:p>
    <w:p w14:paraId="1831CA98" w14:textId="77777777" w:rsidR="002E0A95" w:rsidRPr="002E0A95" w:rsidRDefault="002E0A95" w:rsidP="002E0A95">
      <w:pPr>
        <w:numPr>
          <w:ilvl w:val="0"/>
          <w:numId w:val="43"/>
        </w:numPr>
        <w:rPr>
          <w:ins w:id="62" w:author="Kimberly Robasky" w:date="2025-12-19T20:18:00Z"/>
        </w:rPr>
      </w:pPr>
      <w:ins w:id="63" w:author="Kimberly Robasky" w:date="2025-12-19T20:18:00Z">
        <w:r w:rsidRPr="002E0A95">
          <w:rPr>
            <w:b/>
            <w:bCs/>
          </w:rPr>
          <w:t xml:space="preserve">Qualities </w:t>
        </w:r>
        <w:proofErr w:type="gramStart"/>
        <w:r w:rsidRPr="002E0A95">
          <w:rPr>
            <w:b/>
            <w:bCs/>
          </w:rPr>
          <w:t>inhere</w:t>
        </w:r>
        <w:proofErr w:type="gramEnd"/>
        <w:r w:rsidRPr="002E0A95">
          <w:rPr>
            <w:b/>
            <w:bCs/>
          </w:rPr>
          <w:t xml:space="preserve"> only in continuants</w:t>
        </w:r>
        <w:r w:rsidRPr="002E0A95">
          <w:t xml:space="preserve">, not processes. Culture conditions (e.g., temperature, pH, dissolved oxygen) are modeled as qualities of a </w:t>
        </w:r>
        <w:proofErr w:type="spellStart"/>
        <w:r w:rsidRPr="002E0A95">
          <w:rPr>
            <w:i/>
            <w:iCs/>
          </w:rPr>
          <w:t>CellCultureSystem</w:t>
        </w:r>
        <w:proofErr w:type="spellEnd"/>
        <w:r w:rsidRPr="002E0A95">
          <w:t xml:space="preserve">, which participates in a </w:t>
        </w:r>
        <w:proofErr w:type="spellStart"/>
        <w:r w:rsidRPr="002E0A95">
          <w:rPr>
            <w:i/>
            <w:iCs/>
          </w:rPr>
          <w:t>CellCultureProcess</w:t>
        </w:r>
        <w:proofErr w:type="spellEnd"/>
        <w:r w:rsidRPr="002E0A95">
          <w:t>. This avoids the common modeling error of assigning qualities directly to processes.</w:t>
        </w:r>
      </w:ins>
    </w:p>
    <w:p w14:paraId="4935EA1B" w14:textId="77777777" w:rsidR="002E0A95" w:rsidRPr="002E0A95" w:rsidRDefault="002E0A95" w:rsidP="002E0A95">
      <w:pPr>
        <w:numPr>
          <w:ilvl w:val="0"/>
          <w:numId w:val="43"/>
        </w:numPr>
        <w:rPr>
          <w:ins w:id="64" w:author="Kimberly Robasky" w:date="2025-12-19T20:18:00Z"/>
        </w:rPr>
      </w:pPr>
      <w:ins w:id="65" w:author="Kimberly Robasky" w:date="2025-12-19T20:18:00Z">
        <w:r w:rsidRPr="002E0A95">
          <w:rPr>
            <w:b/>
            <w:bCs/>
          </w:rPr>
          <w:lastRenderedPageBreak/>
          <w:t>Organism specificity is handled through defined classes</w:t>
        </w:r>
        <w:r w:rsidRPr="002E0A95">
          <w:t xml:space="preserve">, not hard-coded subclassing. </w:t>
        </w:r>
        <w:proofErr w:type="spellStart"/>
        <w:r w:rsidRPr="002E0A95">
          <w:rPr>
            <w:i/>
            <w:iCs/>
          </w:rPr>
          <w:t>MammalianCellCultureProcess</w:t>
        </w:r>
        <w:proofErr w:type="spellEnd"/>
        <w:r w:rsidRPr="002E0A95">
          <w:t xml:space="preserve"> is defined via participant restrictions rather than asserted as a primitive subclass, enabling automatic classification and preventing unintended inclusion of non-mammalian systems (e.g., yeast or bacterial cultures).</w:t>
        </w:r>
      </w:ins>
    </w:p>
    <w:p w14:paraId="3462F330" w14:textId="77777777" w:rsidR="002E0A95" w:rsidRPr="002E0A95" w:rsidRDefault="002E0A95" w:rsidP="002E0A95">
      <w:pPr>
        <w:numPr>
          <w:ilvl w:val="0"/>
          <w:numId w:val="43"/>
        </w:numPr>
        <w:rPr>
          <w:ins w:id="66" w:author="Kimberly Robasky" w:date="2025-12-19T20:18:00Z"/>
        </w:rPr>
      </w:pPr>
      <w:ins w:id="67" w:author="Kimberly Robasky" w:date="2025-12-19T20:18:00Z">
        <w:r w:rsidRPr="002E0A95">
          <w:rPr>
            <w:b/>
            <w:bCs/>
          </w:rPr>
          <w:t>Information artifacts are explicitly distinguished from biological reality</w:t>
        </w:r>
        <w:r w:rsidRPr="002E0A95">
          <w:t xml:space="preserve">. Datasets, runs, and measurements are modeled as IAO information content entities that are </w:t>
        </w:r>
        <w:r w:rsidRPr="002E0A95">
          <w:rPr>
            <w:i/>
            <w:iCs/>
          </w:rPr>
          <w:t>about</w:t>
        </w:r>
        <w:r w:rsidRPr="002E0A95">
          <w:t xml:space="preserve"> processes and material entities, while the experimental systems themselves remain BFO-aligned continuants and occurrents.</w:t>
        </w:r>
      </w:ins>
    </w:p>
    <w:p w14:paraId="5318490F" w14:textId="77777777" w:rsidR="002E0A95" w:rsidRPr="002E0A95" w:rsidRDefault="002E0A95" w:rsidP="002E0A95">
      <w:pPr>
        <w:rPr>
          <w:ins w:id="68" w:author="Kimberly Robasky" w:date="2025-12-19T20:18:00Z"/>
        </w:rPr>
      </w:pPr>
      <w:ins w:id="69" w:author="Kimberly Robasky" w:date="2025-12-19T20:18:00Z">
        <w:r w:rsidRPr="002E0A95">
          <w:t xml:space="preserve">MCBO reuses existing object properties from RO wherever possible. New relations are introduced only when no suitable standard property exists, and are documented with domain, range, and textual definitions. Measurement modeling follows a consistent pattern in which specialized measurement classes subclass </w:t>
        </w:r>
        <w:r w:rsidRPr="002E0A95">
          <w:rPr>
            <w:i/>
            <w:iCs/>
          </w:rPr>
          <w:t>IAO:0000109 (measurement datum)</w:t>
        </w:r>
        <w:r w:rsidRPr="002E0A95">
          <w:t xml:space="preserve"> and carry standardized values and units.</w:t>
        </w:r>
      </w:ins>
    </w:p>
    <w:p w14:paraId="65B7AF5F" w14:textId="77777777" w:rsidR="002E0A95" w:rsidRPr="002E0A95" w:rsidRDefault="002E0A95" w:rsidP="002E0A95">
      <w:pPr>
        <w:rPr>
          <w:ins w:id="70" w:author="Kimberly Robasky" w:date="2025-12-19T20:18:00Z"/>
        </w:rPr>
      </w:pPr>
      <w:ins w:id="71" w:author="Kimberly Robasky" w:date="2025-12-19T20:18:00Z">
        <w:r w:rsidRPr="002E0A95">
          <w:t xml:space="preserve">This version of MCBO does </w:t>
        </w:r>
        <w:r w:rsidRPr="002E0A95">
          <w:rPr>
            <w:b/>
            <w:bCs/>
          </w:rPr>
          <w:t>not yet claim full normalization under IOF Core or IOF Product Production Process semantics</w:t>
        </w:r>
        <w:r w:rsidRPr="002E0A95">
          <w:t>. Alignment to IOF Manufacturing Process is treated as a pragmatic anchor for interoperability rather than a final commitment to business-level process aggregation. These alignments will be refined as IOF biopharmaceutical manufacturing extensions mature.</w:t>
        </w:r>
      </w:ins>
    </w:p>
    <w:p w14:paraId="24A98C89" w14:textId="08AC8CE6" w:rsidR="002E0A95" w:rsidRDefault="002E0A95" w:rsidP="003C18D0">
      <w:ins w:id="72" w:author="Kimberly Robasky" w:date="2025-12-19T20:18:00Z">
        <w:r w:rsidRPr="002E0A95">
          <w:t>Finally, MCBO enforces basic ontology quality controls. All public-facing classes are expected to carry textual definitions, labels, and provenance annotations. Automated quality checks (e.g., missing definitions, orphan classes, duplicate labels) are run as part of development and reported alongside releases. This ensures MCBO remains evaluable as an ontology artifact and maintainable as it evolves.</w:t>
        </w:r>
      </w:ins>
    </w:p>
    <w:p w14:paraId="7FF76D5A" w14:textId="082DB8B6" w:rsidR="006A105A" w:rsidRDefault="006A105A" w:rsidP="006A105A">
      <w:pPr>
        <w:pStyle w:val="Heading1"/>
      </w:pPr>
      <w:r>
        <w:t>Ontology Development</w:t>
      </w:r>
    </w:p>
    <w:p w14:paraId="6A80C193" w14:textId="03AE7556" w:rsidR="006A105A" w:rsidRDefault="006A105A" w:rsidP="006A105A">
      <w:pPr>
        <w:spacing w:before="240"/>
      </w:pPr>
      <w:r>
        <w:t xml:space="preserve">Our ontology development followed an agile, stakeholder-driven methodology designed to address immediate data integration challenges in the CHO </w:t>
      </w:r>
      <w:del w:id="73" w:author="Kimberly Robasky" w:date="2025-12-19T16:56:00Z" w16du:dateUtc="2025-12-19T21:56:00Z">
        <w:r w:rsidDel="00857DA2">
          <w:delText>biomanufacturing</w:delText>
        </w:r>
      </w:del>
      <w:ins w:id="74" w:author="Kimberly Robasky" w:date="2025-12-19T16:56:00Z" w16du:dateUtc="2025-12-19T21:56:00Z">
        <w:r w:rsidR="00857DA2">
          <w:t>biopharmaceutical manufacturing</w:t>
        </w:r>
      </w:ins>
      <w:r>
        <w:t xml:space="preserve"> community. Rather than pursuing comprehensive domain coverage from the outset, we adopted an iterative approach</w:t>
      </w:r>
      <w:r w:rsidR="00BB2536">
        <w:t>,</w:t>
      </w:r>
      <w:r>
        <w:t xml:space="preserve"> prioritizing practical utility and extensibility. Initial development was motivated by extensive consultation with industry partners. The academic community articulated sophisticated use cases that industry partners deemed overly complex for immediate implementation. Conversely, industry partners struggled to define specific functional requirements, requesting instead a general "knowledge base" without clear specifications. This gap led to our decision to develop a no-code data exploration solution as a bridge between communities.</w:t>
      </w:r>
      <w:r w:rsidR="00A6214E">
        <w:t xml:space="preserve"> </w:t>
      </w:r>
      <w:r>
        <w:t xml:space="preserve">Through stakeholder consultation, one core use case emerged: </w:t>
      </w:r>
      <w:r>
        <w:rPr>
          <w:i/>
        </w:rPr>
        <w:t>"What datasets exist that up-regulate my proteins of interest, and how are they characterized regarding genetic mutations, phenotypes, metabolic</w:t>
      </w:r>
      <w:r w:rsidR="00391417">
        <w:rPr>
          <w:i/>
        </w:rPr>
        <w:t xml:space="preserve"> </w:t>
      </w:r>
      <w:r>
        <w:rPr>
          <w:i/>
        </w:rPr>
        <w:t>s</w:t>
      </w:r>
      <w:r w:rsidR="00391417">
        <w:rPr>
          <w:i/>
        </w:rPr>
        <w:t>tates</w:t>
      </w:r>
      <w:r>
        <w:rPr>
          <w:i/>
        </w:rPr>
        <w:t>, inputs, and cultivation conditions?"</w:t>
      </w:r>
      <w:r>
        <w:t xml:space="preserve"> This question drove our initial ontological scope and semantic modeling decisions as we parse and curate metadata across the vast landscape of publicly available data.</w:t>
      </w:r>
    </w:p>
    <w:p w14:paraId="688F043C" w14:textId="5CC906FB" w:rsidR="006A105A" w:rsidRDefault="006A105A" w:rsidP="006A105A">
      <w:pPr>
        <w:spacing w:before="240"/>
      </w:pPr>
      <w:r>
        <w:t xml:space="preserve">MCBO design was constrained by several technical imperatives: supporting agile schema evolution as new use cases emerge, enabling auto-generation of data collection interfaces </w:t>
      </w:r>
      <w:r>
        <w:lastRenderedPageBreak/>
        <w:t xml:space="preserve">from semantic specifications, and facilitating LLM-assisted extraction of structured metadata from unstructured publications and ELNs. The AO was developed using Python-based tooling with </w:t>
      </w:r>
      <w:r w:rsidR="00D67A19" w:rsidRPr="00D67A19">
        <w:rPr>
          <w:i/>
          <w:iCs/>
        </w:rPr>
        <w:t>Terse RDF Triple Language</w:t>
      </w:r>
      <w:r w:rsidR="00D67A19">
        <w:t xml:space="preserve"> (</w:t>
      </w:r>
      <w:r>
        <w:t>TTL</w:t>
      </w:r>
      <w:r w:rsidR="00D67A19">
        <w:t>)</w:t>
      </w:r>
      <w:r>
        <w:t xml:space="preserve"> representation, prioritizing integration with web technologies and schema validation frameworks. Development leveraged LLM-assisted analysis of existing publications </w:t>
      </w:r>
      <w:r w:rsidR="00D67A19">
        <w:t xml:space="preserve">and semi-structured data </w:t>
      </w:r>
      <w:r>
        <w:t>to identify common terminology and metadata patterns.</w:t>
      </w:r>
    </w:p>
    <w:p w14:paraId="2F2CF35B" w14:textId="4FEBDBA8" w:rsidR="006A105A" w:rsidRDefault="006A105A" w:rsidP="006A105A">
      <w:pPr>
        <w:pStyle w:val="Heading1"/>
      </w:pPr>
      <w:r>
        <w:t>Evaluation</w:t>
      </w:r>
    </w:p>
    <w:p w14:paraId="4F194564" w14:textId="7904FFF9" w:rsidR="006A105A" w:rsidRDefault="006A105A" w:rsidP="006A105A">
      <w:pPr>
        <w:spacing w:before="240"/>
      </w:pPr>
      <w:r>
        <w:t xml:space="preserve">We assessed the ontology's ability to represent real-world experimental metadata by </w:t>
      </w:r>
      <w:r w:rsidR="00742A87">
        <w:t xml:space="preserve">selecting three of our </w:t>
      </w:r>
      <w:r>
        <w:t>manually annotat</w:t>
      </w:r>
      <w:r w:rsidR="00742A87">
        <w:t>ed,</w:t>
      </w:r>
      <w:r>
        <w:t xml:space="preserve"> recent cultivation studies from the literature</w:t>
      </w:r>
      <w:r>
        <w:fldChar w:fldCharType="begin" w:fldLock="1"/>
      </w:r>
      <w:r w:rsidR="001F3A11">
        <w:instrText>ADDIN paperpile_citation &lt;clusterId&gt;I257P515L895I628&lt;/clusterId&gt;&lt;metadata&gt;&lt;citation&gt;&lt;id&gt;76b0b35a-bdc9-411e-a6d5-76f7e2747fc1&lt;/id&gt;&lt;/citation&gt;&lt;citation&gt;&lt;id&gt;24c3bf3d-80ce-4880-be21-f47cbe2ecab2&lt;/id&gt;&lt;/citation&gt;&lt;citation&gt;&lt;id&gt;e99a0ca3-fa99-46ae-a6ee-215f3cfa6e69&lt;/id&gt;&lt;/citation&gt;&lt;/metadata&gt;&lt;data&gt;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&lt;/data&gt; \* MERGEFORMAT</w:instrText>
      </w:r>
      <w:r>
        <w:fldChar w:fldCharType="separate"/>
      </w:r>
      <w:r w:rsidR="00A22CF5">
        <w:rPr>
          <w:noProof/>
        </w:rPr>
        <w:t>[19–21]</w:t>
      </w:r>
      <w:r>
        <w:fldChar w:fldCharType="end"/>
      </w:r>
      <w:r>
        <w:t>. For each study, we identified key experimental metadata (cultivation strategy, cell line, feeding protocols, measurement types, etc.) and determined what percentage could be formally represented using our ontology terms. Domain experts (JM, NL) reviewed the ontology structure, term definitions, and hierarchical relationships for accuracy and completeness relative to current cultivation practices. Feedback focused on whether the ontology captures the essential concepts needed for experimental annotation and data integration. Comprehensive competency question validation will be performed after sufficient gene expression datasets have been integrated into the datahub repository we are developing. This incremental approach aligns with our core design principle of simple, progressive development. Once adequate data coverage is achieved, we will test the ontology's ability to support queries such as "</w:t>
      </w:r>
      <w:r w:rsidRPr="006A105A">
        <w:rPr>
          <w:i/>
          <w:iCs/>
        </w:rPr>
        <w:t xml:space="preserve">What cultivation conditions correlate with </w:t>
      </w:r>
      <w:r w:rsidR="00391417">
        <w:rPr>
          <w:i/>
          <w:iCs/>
        </w:rPr>
        <w:t>increased production</w:t>
      </w:r>
      <w:r w:rsidRPr="006A105A">
        <w:rPr>
          <w:i/>
          <w:iCs/>
        </w:rPr>
        <w:t xml:space="preserve"> of protein X</w:t>
      </w:r>
      <w:r>
        <w:t>?" and measure query precision and recall.</w:t>
      </w:r>
    </w:p>
    <w:p w14:paraId="1787EC91" w14:textId="33CA0D0E" w:rsidR="006A105A" w:rsidRDefault="006A105A" w:rsidP="006A105A">
      <w:pPr>
        <w:spacing w:before="240" w:line="240" w:lineRule="auto"/>
      </w:pPr>
      <w:r>
        <w:t xml:space="preserve">As of this writing, we have successfully integrated 724 curated bioprocessing sample runs from published studies, where a run refers to RNA-Seq dataset collected on a sample. </w:t>
      </w:r>
      <w:ins w:id="75" w:author="Kimberly Robasky" w:date="2025-12-19T20:05:00Z">
        <w:r w:rsidR="00716AAC" w:rsidRPr="00716AAC">
          <w:t xml:space="preserve">All evaluation artifacts are available in the </w:t>
        </w:r>
      </w:ins>
      <w:proofErr w:type="spellStart"/>
      <w:ins w:id="76" w:author="Kimberly Robasky" w:date="2025-12-19T20:05:00Z" w16du:dateUtc="2025-12-20T01:05:00Z">
        <w:r w:rsidR="00716AAC">
          <w:t>github</w:t>
        </w:r>
        <w:proofErr w:type="spellEnd"/>
        <w:r w:rsidR="00716AAC">
          <w:t xml:space="preserve"> </w:t>
        </w:r>
      </w:ins>
      <w:ins w:id="77" w:author="Kimberly Robasky" w:date="2025-12-19T20:05:00Z">
        <w:r w:rsidR="00716AAC" w:rsidRPr="00716AAC">
          <w:t>project repository, including (</w:t>
        </w:r>
        <w:proofErr w:type="spellStart"/>
        <w:r w:rsidR="00716AAC" w:rsidRPr="00716AAC">
          <w:t>i</w:t>
        </w:r>
        <w:proofErr w:type="spellEnd"/>
        <w:r w:rsidR="00716AAC" w:rsidRPr="00716AAC">
          <w:t>) the RDF graph used for evaluation (or a publicly shareable subset), (ii) the SPARQL queries for each competency question, and (iii) query outputs sufficient to reproduce counts reported here.</w:t>
        </w:r>
      </w:ins>
      <w:ins w:id="78" w:author="Kimberly Robasky" w:date="2025-12-19T20:05:00Z" w16du:dateUtc="2025-12-20T01:05:00Z">
        <w:r w:rsidR="00716AAC">
          <w:t xml:space="preserve"> </w:t>
        </w:r>
      </w:ins>
      <w:r>
        <w:t>Runs are distributed across Batch (518), Fed-batch (135), Perfusion (49), and Unknown (22) processes. Results follow:</w:t>
      </w:r>
    </w:p>
    <w:p w14:paraId="548B24FB" w14:textId="37FC75E8" w:rsidR="006A105A" w:rsidRDefault="006A105A" w:rsidP="006A105A">
      <w:pPr>
        <w:spacing w:line="240" w:lineRule="auto"/>
      </w:pPr>
      <w:r>
        <w:rPr>
          <w:b/>
        </w:rPr>
        <w:t>CQ1 (Culture optimization)</w:t>
      </w:r>
      <w:r>
        <w:t xml:space="preserve">: </w:t>
      </w:r>
      <w:ins w:id="79" w:author="Kimberly Robasky" w:date="2025-12-20T00:50:00Z" w16du:dateUtc="2025-12-20T05:50:00Z">
        <w:r w:rsidR="00A37CF3">
          <w:t>161</w:t>
        </w:r>
      </w:ins>
      <w:ins w:id="80" w:author="Kimberly Robasky" w:date="2025-12-20T00:56:00Z" w16du:dateUtc="2025-12-20T05:56:00Z">
        <w:r w:rsidR="004072C5">
          <w:t xml:space="preserve"> </w:t>
        </w:r>
      </w:ins>
      <w:del w:id="81" w:author="Kimberly Robasky" w:date="2025-12-20T00:50:00Z" w16du:dateUtc="2025-12-20T05:50:00Z">
        <w:r w:rsidDel="00A37CF3">
          <w:delText xml:space="preserve">401 </w:delText>
        </w:r>
      </w:del>
      <w:r>
        <w:t xml:space="preserve">results correlating culture </w:t>
      </w:r>
      <w:ins w:id="82" w:author="Kimberly Robasky" w:date="2025-12-20T00:57:00Z">
        <w:r w:rsidR="004072C5" w:rsidRPr="004072C5">
          <w:t>qualities (pH, dissolved oxygen, temperature</w:t>
        </w:r>
      </w:ins>
      <w:ins w:id="83" w:author="Kimberly Robasky" w:date="2025-12-20T00:57:00Z" w16du:dateUtc="2025-12-20T05:57:00Z">
        <w:r w:rsidR="004072C5">
          <w:t xml:space="preserve">) </w:t>
        </w:r>
      </w:ins>
      <w:del w:id="84" w:author="Kimberly Robasky" w:date="2025-12-20T00:57:00Z" w16du:dateUtc="2025-12-20T05:57:00Z">
        <w:r w:rsidDel="004072C5">
          <w:delText xml:space="preserve">conditions </w:delText>
        </w:r>
      </w:del>
      <w:r>
        <w:t xml:space="preserve">with </w:t>
      </w:r>
      <w:ins w:id="85" w:author="Kimberly Robasky" w:date="2025-12-20T00:57:00Z">
        <w:r w:rsidR="004072C5" w:rsidRPr="004072C5">
          <w:t xml:space="preserve">medium-to-high </w:t>
        </w:r>
      </w:ins>
      <w:r>
        <w:t>productivity measurements</w:t>
      </w:r>
    </w:p>
    <w:p w14:paraId="791694C3" w14:textId="091A892F" w:rsidR="006A105A" w:rsidRDefault="006A105A" w:rsidP="009F1FF0">
      <w:pPr>
        <w:spacing w:line="240" w:lineRule="auto"/>
      </w:pPr>
      <w:r>
        <w:rPr>
          <w:b/>
        </w:rPr>
        <w:t>CQ2 (Cell engineering)</w:t>
      </w:r>
      <w:r>
        <w:t xml:space="preserve">: </w:t>
      </w:r>
      <w:r w:rsidR="009F1FF0" w:rsidRPr="009F1FF0">
        <w:t xml:space="preserve">The ontology supported retrieval </w:t>
      </w:r>
      <w:r w:rsidR="009F1FF0">
        <w:t xml:space="preserve">of </w:t>
      </w:r>
      <w:r w:rsidR="009F1FF0" w:rsidRPr="009F1FF0">
        <w:t>three engineered CHO line entries (CHO-DXB11, CHO-K1, CHO-S) where overexpression of target gene</w:t>
      </w:r>
      <w:r w:rsidR="009F1FF0">
        <w:t xml:space="preserve">s, </w:t>
      </w:r>
      <w:ins w:id="86" w:author="Kimberly Robasky" w:date="2025-12-20T00:59:00Z">
        <w:r w:rsidR="00D965DC" w:rsidRPr="00D965DC">
          <w:t>using reported product type as a proxy for overexpressed gene(s</w:t>
        </w:r>
      </w:ins>
      <w:ins w:id="87" w:author="Kimberly Robasky" w:date="2025-12-20T00:59:00Z" w16du:dateUtc="2025-12-20T05:59:00Z">
        <w:r w:rsidR="00D965DC">
          <w:t>)</w:t>
        </w:r>
      </w:ins>
      <w:del w:id="88" w:author="Kimberly Robasky" w:date="2025-12-20T00:59:00Z" w16du:dateUtc="2025-12-20T05:59:00Z">
        <w:r w:rsidR="009F1FF0" w:rsidDel="00D965DC">
          <w:delText>with mAb as the proxy</w:delText>
        </w:r>
      </w:del>
      <w:r w:rsidR="009F1FF0">
        <w:t xml:space="preserve">, </w:t>
      </w:r>
      <w:r w:rsidR="009F1FF0" w:rsidRPr="009F1FF0">
        <w:t>was reported.</w:t>
      </w:r>
      <w:ins w:id="89" w:author="Kimberly Robasky" w:date="2025-12-20T00:48:00Z" w16du:dateUtc="2025-12-20T05:48:00Z">
        <w:r w:rsidR="00A37CF3" w:rsidRPr="00A37CF3">
          <w:t xml:space="preserve"> </w:t>
        </w:r>
      </w:ins>
      <w:ins w:id="90" w:author="Kimberly Robasky" w:date="2025-12-20T00:48:00Z">
        <w:r w:rsidR="00A37CF3" w:rsidRPr="00A37CF3">
          <w:t>Productivity measurements across multiple runs were aggregated at the cell line level to support comparison.</w:t>
        </w:r>
      </w:ins>
      <w:ins w:id="91" w:author="Kimberly Robasky" w:date="2025-12-20T00:52:00Z" w16du:dateUtc="2025-12-20T05:52:00Z">
        <w:r w:rsidR="00FD6A7A">
          <w:t xml:space="preserve"> </w:t>
        </w:r>
      </w:ins>
      <w:ins w:id="92" w:author="Kimberly Robasky" w:date="2025-12-20T00:52:00Z">
        <w:r w:rsidR="00FD6A7A" w:rsidRPr="00FD6A7A">
          <w:t>CQ2 intentionally operates at the cell line level, reflecting the biological interpretation of genetic engineering as a property of the lineage rather than individual culture runs.</w:t>
        </w:r>
      </w:ins>
    </w:p>
    <w:p w14:paraId="7255E609" w14:textId="77777777" w:rsidR="006A105A" w:rsidRDefault="006A105A" w:rsidP="006A105A">
      <w:pPr>
        <w:spacing w:line="240" w:lineRule="auto"/>
      </w:pPr>
      <w:r>
        <w:rPr>
          <w:b/>
        </w:rPr>
        <w:t>CQ5 (Process comparison)</w:t>
      </w:r>
      <w:r>
        <w:t>: 4 process types identified for comparative analysis (listed above).</w:t>
      </w:r>
    </w:p>
    <w:p w14:paraId="5AED5D27" w14:textId="617515C7" w:rsidR="006A105A" w:rsidRDefault="006A105A" w:rsidP="006A105A">
      <w:pPr>
        <w:spacing w:before="240" w:line="240" w:lineRule="auto"/>
        <w:rPr>
          <w:ins w:id="93" w:author="Kimberly Robasky" w:date="2025-12-19T21:33:00Z" w16du:dateUtc="2025-12-20T02:33:00Z"/>
        </w:rPr>
      </w:pPr>
      <w:r>
        <w:t>All competency questions executed within sub-second response times on the 72</w:t>
      </w:r>
      <w:r w:rsidR="00742A87">
        <w:t>4</w:t>
      </w:r>
      <w:r>
        <w:t xml:space="preserve">-sample dataset. </w:t>
      </w:r>
      <w:ins w:id="94" w:author="Kimberly Robasky" w:date="2025-12-20T01:01:00Z" w16du:dateUtc="2025-12-20T06:01:00Z">
        <w:r w:rsidR="00AB362B">
          <w:t xml:space="preserve">Multi-hop graph traversals </w:t>
        </w:r>
      </w:ins>
      <w:del w:id="95" w:author="Kimberly Robasky" w:date="2025-12-20T01:01:00Z" w16du:dateUtc="2025-12-20T06:01:00Z">
        <w:r w:rsidDel="00AB362B">
          <w:delText xml:space="preserve">Complex multi-table relationship traversals </w:delText>
        </w:r>
      </w:del>
      <w:r>
        <w:t xml:space="preserve">successfully processed culture condition-productivity correlations. </w:t>
      </w:r>
      <w:del w:id="96" w:author="Kimberly Robasky" w:date="2025-12-19T20:25:00Z" w16du:dateUtc="2025-12-20T01:25:00Z">
        <w:r w:rsidDel="00EC0CC7">
          <w:delText xml:space="preserve">Full compatibility </w:delText>
        </w:r>
      </w:del>
      <w:ins w:id="97" w:author="Kimberly Robasky" w:date="2025-12-19T20:25:00Z" w16du:dateUtc="2025-12-20T01:25:00Z">
        <w:r w:rsidR="00EC0CC7">
          <w:t xml:space="preserve">Reuse of </w:t>
        </w:r>
      </w:ins>
      <w:del w:id="98" w:author="Kimberly Robasky" w:date="2025-12-19T20:25:00Z" w16du:dateUtc="2025-12-20T01:25:00Z">
        <w:r w:rsidDel="00EC0CC7">
          <w:delText xml:space="preserve">with </w:delText>
        </w:r>
      </w:del>
      <w:r>
        <w:t xml:space="preserve">OBO Foundry ontologies (OBI, BFO, </w:t>
      </w:r>
      <w:proofErr w:type="spellStart"/>
      <w:r>
        <w:t>ChEBI</w:t>
      </w:r>
      <w:proofErr w:type="spellEnd"/>
      <w:r>
        <w:t xml:space="preserve">, GO) ensures interoperability with existing life sciences </w:t>
      </w:r>
      <w:proofErr w:type="spellStart"/>
      <w:ins w:id="99" w:author="Kimberly Robasky" w:date="2025-12-20T00:53:00Z" w16du:dateUtc="2025-12-20T05:53:00Z">
        <w:r w:rsidR="004072C5">
          <w:t>p</w:t>
        </w:r>
      </w:ins>
      <w:r>
        <w:t>semantic</w:t>
      </w:r>
      <w:proofErr w:type="spellEnd"/>
      <w:r>
        <w:t xml:space="preserve"> infrastructure. CQ1 results enable systematic culture optimization analysis across multiple studies; insights not </w:t>
      </w:r>
      <w:r w:rsidR="00DC6C71">
        <w:t xml:space="preserve">easily </w:t>
      </w:r>
      <w:r>
        <w:lastRenderedPageBreak/>
        <w:t xml:space="preserve">achievable with traditional tabular approaches. The ontology successfully harmonized heterogeneous experimental data into </w:t>
      </w:r>
      <w:r w:rsidR="00462045">
        <w:t>query-able</w:t>
      </w:r>
      <w:r>
        <w:t xml:space="preserve"> knowledge graphs. Gene expression integration (CQ4) requires additional RNA-seq processing workflows</w:t>
      </w:r>
      <w:r w:rsidR="00DC6C71">
        <w:t>, and t</w:t>
      </w:r>
      <w:r>
        <w:t xml:space="preserve">he current dataset also lacks detailed nutrient concentration linkages. Overall, MCBO demonstrates effective bioprocessing data integration with 724 real observations and </w:t>
      </w:r>
      <w:r w:rsidR="00DC6C71">
        <w:t xml:space="preserve">some limited </w:t>
      </w:r>
      <w:r>
        <w:t xml:space="preserve">practical analytical capabilities. The framework provides a </w:t>
      </w:r>
      <w:del w:id="100" w:author="Kimberly Robasky" w:date="2025-12-19T20:28:00Z" w16du:dateUtc="2025-12-20T01:28:00Z">
        <w:r w:rsidDel="00EC0CC7">
          <w:delText xml:space="preserve">robust </w:delText>
        </w:r>
      </w:del>
      <w:r>
        <w:t>foundation for systematic bioprocess optimization and cross-study comparative analysis.</w:t>
      </w:r>
    </w:p>
    <w:p w14:paraId="3655E9B1" w14:textId="76D61391" w:rsidR="002802B7" w:rsidRDefault="002802B7" w:rsidP="006A105A">
      <w:pPr>
        <w:spacing w:before="240" w:line="240" w:lineRule="auto"/>
      </w:pPr>
      <w:ins w:id="101" w:author="Kimberly Robasky" w:date="2025-12-19T21:33:00Z">
        <w:r w:rsidRPr="002802B7">
          <w:t>Due to licensing/privacy constraints on curated metadata, we provide a public, runnable subset graph (eval/</w:t>
        </w:r>
        <w:proofErr w:type="spellStart"/>
        <w:r w:rsidRPr="002802B7">
          <w:t>graph.sample.ttl</w:t>
        </w:r>
        <w:proofErr w:type="spellEnd"/>
        <w:r w:rsidRPr="002802B7">
          <w:t>) and corresponding query outputs; the full evaluation graph can be regenerated locally from restricted metadata using the provided pipeline.</w:t>
        </w:r>
      </w:ins>
    </w:p>
    <w:p w14:paraId="44C72AAF" w14:textId="09D6C68D" w:rsidR="006A105A" w:rsidRDefault="006A105A" w:rsidP="006A105A">
      <w:pPr>
        <w:pStyle w:val="Heading1"/>
      </w:pPr>
      <w:r>
        <w:t>Discussion</w:t>
      </w:r>
    </w:p>
    <w:p w14:paraId="389DA9A2" w14:textId="02EEDC5C" w:rsidR="006A105A" w:rsidRDefault="006A105A" w:rsidP="006A105A">
      <w:pPr>
        <w:spacing w:before="240"/>
      </w:pPr>
      <w:r>
        <w:t>The ontology presented here address</w:t>
      </w:r>
      <w:r w:rsidR="00AD2024">
        <w:t>es</w:t>
      </w:r>
      <w:r>
        <w:t xml:space="preserve"> a critical gap in the mammalian bioproduction community: the lack of an appropriately specific, standardized, structured, and interoperable metadata framework </w:t>
      </w:r>
      <w:r w:rsidR="00BB2536">
        <w:t>f</w:t>
      </w:r>
      <w:r>
        <w:t>o</w:t>
      </w:r>
      <w:r w:rsidR="00BB2536">
        <w:t>r</w:t>
      </w:r>
      <w:r>
        <w:t xml:space="preserve"> the development and integration of modern data and analysis workflows for the datahub we are developing. By defining a data ontology ahead of defining a structured data schema, we lay the foundation for unforeseen use cases and future-proof data modeling </w:t>
      </w:r>
      <w:r w:rsidR="00BB2536">
        <w:t xml:space="preserve">that would </w:t>
      </w:r>
      <w:r>
        <w:t xml:space="preserve">not otherwise </w:t>
      </w:r>
      <w:r w:rsidR="00BB2536">
        <w:t xml:space="preserve">be </w:t>
      </w:r>
      <w:r>
        <w:t xml:space="preserve">achievable. Rather than replacing existing ontologies such as the Systems Biology Ontology (SBO), </w:t>
      </w:r>
      <w:r w:rsidRPr="00ED7EEF">
        <w:t xml:space="preserve">our AO introduces specialized, non-overlapping (orthogonal) terms, while also integrating existing ontologies that are themselves orthogonal. </w:t>
      </w:r>
      <w:r>
        <w:t>Our work builds on and extends existing ontologies with practical, cultivation-specific terms and schema-anchored constraints. This layered approach adds actionable structure to existing vocabularies and fills gaps relevant to bioprocessing, where data curation remains ad hoc or proprietary. By making this system fully open-source and ontology-driven, it is deployable behind institutional or corporate firewalls, offering a pathway for industrial partners to integrate public and private data without exposing proprietary information. This separation of structure from content enables federated queries, interoperable ELNs, and foundation model refinement to specific organizational needs, on harmonized data, while maintaining IP sensitivity.</w:t>
      </w:r>
    </w:p>
    <w:p w14:paraId="13818A44" w14:textId="727E565F" w:rsidR="006A105A" w:rsidRDefault="006A105A" w:rsidP="006A105A">
      <w:pPr>
        <w:spacing w:before="240"/>
      </w:pPr>
      <w:r>
        <w:t>With these foundations, our datahub will support agentic and human-in-the-loop workflows where AI agents can execute semantic and traditional queries, subset, and visualize mammalian bioprocessing-related data without requiring users to write code. Bench scientists can explore large public datasets empowered by semantic search capabilities (e.g., "Create a dataset with Fed-batch cultures of CHO-K1 with glucose limitation and high IgG yield"), while AI agents render heatmaps, volcano plots, or growth curves based on structured metadata</w:t>
      </w:r>
      <w:r w:rsidR="000771E6">
        <w:t xml:space="preserve"> and gene expression counts</w:t>
      </w:r>
      <w:r>
        <w:t xml:space="preserve">. Users can invoke workflows to train predictive models for key outcomes (titer, viability) and trace feature importances to suggest underlying mechanisms (nutrient depletion, metabolic bottlenecks). To bootstrap this system, we are developing LLM-powered pipelines that parse unstructured metadata from </w:t>
      </w:r>
      <w:r w:rsidR="00D526CE">
        <w:t xml:space="preserve">unstructured </w:t>
      </w:r>
      <w:r>
        <w:t xml:space="preserve">legacy </w:t>
      </w:r>
      <w:r w:rsidR="00D526CE">
        <w:t xml:space="preserve">data (e.g., </w:t>
      </w:r>
      <w:r>
        <w:t>ELNs, publications</w:t>
      </w:r>
      <w:r w:rsidR="00D526CE">
        <w:t xml:space="preserve">) </w:t>
      </w:r>
      <w:r>
        <w:t xml:space="preserve">using our ontology and schema (in development) as target representations. This technology stack automates generation of structured, provenance-aware metadata records and pre-populated dataset submission forms. Authors can review AI-generated summaries of </w:t>
      </w:r>
      <w:r>
        <w:lastRenderedPageBreak/>
        <w:t>experimental variables and metadata fields rather than manual data entry, reducing friction and increasing consistency across submissions to our datahub.</w:t>
      </w:r>
    </w:p>
    <w:p w14:paraId="6BA20115" w14:textId="77777777" w:rsidR="006A105A" w:rsidRDefault="006A105A" w:rsidP="006A105A">
      <w:pPr>
        <w:spacing w:before="240"/>
      </w:pPr>
      <w:r>
        <w:t>Our ontology-schema framework serves as a scalable substrate for building intelligent, user-friendly, and future-proof mammalian bioprocessing data infrastructures, paving the way toward value-rich, harmonized data curation, interoperable tooling, and AI-native research and manufacturing environments while grounding innovation in principled semantic foundations.</w:t>
      </w:r>
    </w:p>
    <w:p w14:paraId="7407369D" w14:textId="1C7C5E45" w:rsidR="006A105A" w:rsidRDefault="006A105A" w:rsidP="006A105A">
      <w:pPr>
        <w:pStyle w:val="Heading1"/>
      </w:pPr>
      <w:r>
        <w:t>Future work</w:t>
      </w:r>
    </w:p>
    <w:p w14:paraId="71978574" w14:textId="2D33B4C5" w:rsidR="006A105A" w:rsidRDefault="006A105A" w:rsidP="006A105A">
      <w:pPr>
        <w:spacing w:before="240"/>
      </w:pPr>
      <w:r>
        <w:t xml:space="preserve">This initial release of the </w:t>
      </w:r>
      <w:r w:rsidRPr="007C3DA6">
        <w:rPr>
          <w:i/>
          <w:iCs/>
        </w:rPr>
        <w:t>Mammalian Cell Bioprocessing Ontology</w:t>
      </w:r>
      <w:r>
        <w:t xml:space="preserve"> (MCBO) represents the first formal application ontology specifically addressing mammalian cell cultivation experimental workflows in bioprocessing research, filling a significant gap in the </w:t>
      </w:r>
      <w:del w:id="102" w:author="Kimberly Robasky" w:date="2025-12-19T16:56:00Z" w16du:dateUtc="2025-12-19T21:56:00Z">
        <w:r w:rsidDel="00857DA2">
          <w:delText>biomanufacturing</w:delText>
        </w:r>
      </w:del>
      <w:ins w:id="103" w:author="Kimberly Robasky" w:date="2025-12-19T16:56:00Z" w16du:dateUtc="2025-12-19T21:56:00Z">
        <w:r w:rsidR="00857DA2">
          <w:t>biopharmaceutical manufacturing</w:t>
        </w:r>
      </w:ins>
      <w:r>
        <w:t xml:space="preserve"> semantic infrastructure. While existing genome-scale metabolic models (CHO-GEMs) provide sophisticated mathematical frameworks for flux analysis</w:t>
      </w:r>
      <w:r>
        <w:fldChar w:fldCharType="begin" w:fldLock="1"/>
      </w:r>
      <w:r w:rsidR="001F3A11">
        <w:instrText>ADDIN paperpile_citation &lt;clusterId&gt;J527X875M265J988&lt;/clusterId&gt;&lt;metadata&gt;&lt;citation&gt;&lt;id&gt;bb286986-0a80-4396-aa25-d51cfbfb6ba3&lt;/id&gt;&lt;/citation&gt;&lt;/metadata&gt;&lt;data&gt;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&lt;/data&gt; \* MERGEFORMAT</w:instrText>
      </w:r>
      <w:r>
        <w:fldChar w:fldCharType="separate"/>
      </w:r>
      <w:r w:rsidR="00A22CF5">
        <w:rPr>
          <w:noProof/>
        </w:rPr>
        <w:t>[22]</w:t>
      </w:r>
      <w:r>
        <w:fldChar w:fldCharType="end"/>
      </w:r>
      <w:r>
        <w:t xml:space="preserve">, our ontology addresses the complementary need for standardized experimental metadata representation and semantic data integration. Future development will prioritize alignment with established initiatives, particularly the NIST Industrial Ontology Foundry (IOF) </w:t>
      </w:r>
      <w:del w:id="104" w:author="Kimberly Robasky" w:date="2025-12-19T16:56:00Z" w16du:dateUtc="2025-12-19T21:56:00Z">
        <w:r w:rsidDel="00857DA2">
          <w:delText>biomanufacturing</w:delText>
        </w:r>
      </w:del>
      <w:ins w:id="105" w:author="Kimberly Robasky" w:date="2025-12-19T16:56:00Z" w16du:dateUtc="2025-12-19T21:56:00Z">
        <w:r w:rsidR="00857DA2">
          <w:t>biopharmaceutical manufacturing</w:t>
        </w:r>
      </w:ins>
      <w:r>
        <w:t xml:space="preserve"> ontologies built on Basic Formal Ontology (BFO)</w:t>
      </w:r>
      <w:r>
        <w:fldChar w:fldCharType="begin" w:fldLock="1"/>
      </w:r>
      <w:r w:rsidR="001F3A11">
        <w:instrText>ADDIN paperpile_citation &lt;clusterId&gt;R287F275U865Y558&lt;/clusterId&gt;&lt;metadata&gt;&lt;citation&gt;&lt;id&gt;4b106a8a-4cda-416d-a00c-94fc6ab3787f&lt;/id&gt;&lt;/citation&gt;&lt;/metadata&gt;&lt;data&gt;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&lt;/data&gt; \* MERGEFORMAT</w:instrText>
      </w:r>
      <w:r>
        <w:fldChar w:fldCharType="separate"/>
      </w:r>
      <w:r w:rsidR="00A22CF5">
        <w:rPr>
          <w:noProof/>
        </w:rPr>
        <w:t>[23]</w:t>
      </w:r>
      <w:r>
        <w:fldChar w:fldCharType="end"/>
      </w:r>
      <w:r>
        <w:t xml:space="preserve">. We will systematically map our cultivation concepts to IOF Core constructs and investigate integration pathways with industry standards from </w:t>
      </w:r>
      <w:proofErr w:type="spellStart"/>
      <w:r w:rsidR="007C3DA6" w:rsidRPr="007C3DA6">
        <w:rPr>
          <w:i/>
          <w:iCs/>
        </w:rPr>
        <w:t>BioPhorum</w:t>
      </w:r>
      <w:proofErr w:type="spellEnd"/>
      <w:r w:rsidR="007C3DA6" w:rsidRPr="007C3DA6">
        <w:rPr>
          <w:i/>
          <w:iCs/>
        </w:rPr>
        <w:t xml:space="preserve"> Operations Group</w:t>
      </w:r>
      <w:r w:rsidR="007C3DA6" w:rsidRPr="007C3DA6">
        <w:t xml:space="preserve"> </w:t>
      </w:r>
      <w:r w:rsidR="007C3DA6">
        <w:t>(</w:t>
      </w:r>
      <w:r>
        <w:t>BPOG</w:t>
      </w:r>
      <w:r w:rsidR="007C3DA6">
        <w:t>)</w:t>
      </w:r>
      <w:r>
        <w:t xml:space="preserve">, </w:t>
      </w:r>
      <w:r w:rsidR="007C3DA6" w:rsidRPr="007C3DA6">
        <w:rPr>
          <w:i/>
          <w:iCs/>
        </w:rPr>
        <w:t>Bio-Process Systems Alliance</w:t>
      </w:r>
      <w:r w:rsidR="007C3DA6" w:rsidRPr="007C3DA6">
        <w:t xml:space="preserve"> </w:t>
      </w:r>
      <w:r w:rsidR="007C3DA6">
        <w:t>(</w:t>
      </w:r>
      <w:r>
        <w:t>BPSA</w:t>
      </w:r>
      <w:r w:rsidR="007C3DA6">
        <w:t>)</w:t>
      </w:r>
      <w:r>
        <w:t xml:space="preserve">, and </w:t>
      </w:r>
      <w:r w:rsidR="007C3DA6" w:rsidRPr="007C3DA6">
        <w:rPr>
          <w:i/>
          <w:iCs/>
        </w:rPr>
        <w:t>International Society for Pharmaceutical Engineering</w:t>
      </w:r>
      <w:r w:rsidR="007C3DA6" w:rsidRPr="007C3DA6">
        <w:t xml:space="preserve"> </w:t>
      </w:r>
      <w:r w:rsidR="007C3DA6">
        <w:t>(</w:t>
      </w:r>
      <w:r>
        <w:t>ISPE</w:t>
      </w:r>
      <w:r w:rsidR="007C3DA6">
        <w:t>)</w:t>
      </w:r>
      <w:r>
        <w:t xml:space="preserve">. Cross-mappings to external resources including SBO, OBI, CLO, and </w:t>
      </w:r>
      <w:r w:rsidR="007C3DA6">
        <w:rPr>
          <w:i/>
          <w:iCs/>
        </w:rPr>
        <w:t>M</w:t>
      </w:r>
      <w:r w:rsidR="007C3DA6" w:rsidRPr="007C3DA6">
        <w:rPr>
          <w:i/>
          <w:iCs/>
        </w:rPr>
        <w:t xml:space="preserve">inimum </w:t>
      </w:r>
      <w:r w:rsidR="007C3DA6">
        <w:rPr>
          <w:i/>
          <w:iCs/>
        </w:rPr>
        <w:t>I</w:t>
      </w:r>
      <w:r w:rsidR="007C3DA6" w:rsidRPr="007C3DA6">
        <w:rPr>
          <w:i/>
          <w:iCs/>
        </w:rPr>
        <w:t xml:space="preserve">nformation </w:t>
      </w:r>
      <w:r w:rsidR="007C3DA6">
        <w:rPr>
          <w:i/>
          <w:iCs/>
        </w:rPr>
        <w:t>A</w:t>
      </w:r>
      <w:r w:rsidR="007C3DA6" w:rsidRPr="007C3DA6">
        <w:rPr>
          <w:i/>
          <w:iCs/>
        </w:rPr>
        <w:t xml:space="preserve">bout a </w:t>
      </w:r>
      <w:r w:rsidR="007C3DA6">
        <w:rPr>
          <w:i/>
          <w:iCs/>
        </w:rPr>
        <w:t>P</w:t>
      </w:r>
      <w:r w:rsidR="007C3DA6" w:rsidRPr="007C3DA6">
        <w:rPr>
          <w:i/>
          <w:iCs/>
        </w:rPr>
        <w:t xml:space="preserve">roteomics </w:t>
      </w:r>
      <w:r w:rsidR="007C3DA6">
        <w:rPr>
          <w:i/>
          <w:iCs/>
        </w:rPr>
        <w:t>E</w:t>
      </w:r>
      <w:r w:rsidR="007C3DA6" w:rsidRPr="007C3DA6">
        <w:rPr>
          <w:i/>
          <w:iCs/>
        </w:rPr>
        <w:t>xperiment</w:t>
      </w:r>
      <w:r w:rsidR="007C3DA6">
        <w:t xml:space="preserve"> (</w:t>
      </w:r>
      <w:r>
        <w:t>MIAPE</w:t>
      </w:r>
      <w:r w:rsidR="007C3DA6">
        <w:t>)</w:t>
      </w:r>
      <w:r w:rsidR="007C3DA6">
        <w:fldChar w:fldCharType="begin" w:fldLock="1"/>
      </w:r>
      <w:r w:rsidR="007C3DA6">
        <w:instrText>ADDIN paperpile_citation &lt;clusterId&gt;J268Q525M916J629&lt;/clusterId&gt;&lt;metadata&gt;&lt;citation&gt;&lt;id&gt;15f708c9-e44e-4f4b-8881-7c81bda68d5c&lt;/id&gt;&lt;/citation&gt;&lt;/metadata&gt;&lt;data&gt;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&lt;/data&gt; \* MERGEFORMAT</w:instrText>
      </w:r>
      <w:r w:rsidR="007C3DA6">
        <w:fldChar w:fldCharType="separate"/>
      </w:r>
      <w:r w:rsidR="00A22CF5">
        <w:rPr>
          <w:noProof/>
        </w:rPr>
        <w:t>[24]</w:t>
      </w:r>
      <w:r w:rsidR="007C3DA6">
        <w:fldChar w:fldCharType="end"/>
      </w:r>
      <w:r>
        <w:t xml:space="preserve"> will be formalized through community-standard annotation practices. SKOS definitions will be developed to strengthen semantic rigor. Near-term priorities include comprehensive competency question validation using real mammalian bioprocessing omics datasets, formal evaluation against existing literature, and expert review by industry practitioners, all driven by real use cases as we grow our datahub. We will establish clear pathways for community feedback through academic labs, biofoundries, and industrial partners.</w:t>
      </w:r>
    </w:p>
    <w:p w14:paraId="5CE7B969" w14:textId="6826F866" w:rsidR="006A105A" w:rsidRDefault="006A105A" w:rsidP="006A105A">
      <w:pPr>
        <w:spacing w:before="240"/>
      </w:pPr>
      <w:r>
        <w:t>Future iterations will support multi-omics datasets and extend to additional product quality attributes. Importantly, we will explore semantic bridges to existing CHO-GEM metabolic knowledge, potentially providing formal ontological grounding for metabolic model annotations and enabling integrated queries across cultivation conditions and metabolic flux predictions.</w:t>
      </w:r>
    </w:p>
    <w:p w14:paraId="40C0DE2A" w14:textId="640A4654" w:rsidR="006A105A" w:rsidRDefault="006A105A" w:rsidP="006A105A">
      <w:pPr>
        <w:spacing w:before="240"/>
      </w:pPr>
      <w:r>
        <w:t xml:space="preserve">All ontology files, schema definitions, example data instances, and form renderers will be available under </w:t>
      </w:r>
      <w:ins w:id="106" w:author="Kimberly Robasky" w:date="2025-12-19T20:11:00Z" w16du:dateUtc="2025-12-20T01:11:00Z">
        <w:r w:rsidR="009C4F9F">
          <w:t>the</w:t>
        </w:r>
      </w:ins>
      <w:del w:id="107" w:author="Kimberly Robasky" w:date="2025-12-19T20:11:00Z" w16du:dateUtc="2025-12-20T01:11:00Z">
        <w:r w:rsidR="00DE1EA7" w:rsidDel="009C4F9F">
          <w:delText>a</w:delText>
        </w:r>
      </w:del>
      <w:r w:rsidR="00DE1EA7">
        <w:t xml:space="preserve"> </w:t>
      </w:r>
      <w:r>
        <w:t xml:space="preserve">permissive </w:t>
      </w:r>
      <w:ins w:id="108" w:author="Kimberly Robasky" w:date="2025-12-19T20:11:00Z" w16du:dateUtc="2025-12-20T01:11:00Z">
        <w:r w:rsidR="009C4F9F">
          <w:t xml:space="preserve">MIT </w:t>
        </w:r>
      </w:ins>
      <w:r>
        <w:t xml:space="preserve">license at </w:t>
      </w:r>
      <w:hyperlink r:id="rId11">
        <w:r>
          <w:rPr>
            <w:color w:val="1155CC"/>
            <w:u w:val="single"/>
          </w:rPr>
          <w:t>https://github.com/lewiscelllabs/mcbo</w:t>
        </w:r>
      </w:hyperlink>
      <w:r>
        <w:t xml:space="preserve"> where community requests can be made through specialized issue templates and pull requests can be submitted, reviewed, and tracked. Long</w:t>
      </w:r>
      <w:r w:rsidR="00DE1EA7">
        <w:t>er</w:t>
      </w:r>
      <w:r>
        <w:t xml:space="preserve">-term, we aim to register </w:t>
      </w:r>
      <w:r w:rsidRPr="00956C2A">
        <w:t xml:space="preserve">with identifiers.org, </w:t>
      </w:r>
      <w:r w:rsidR="00DE1EA7">
        <w:t xml:space="preserve">and </w:t>
      </w:r>
      <w:r>
        <w:t>BioPortal, pursue OBO Foundry acceptance, and establish formal relationships with relevant standards bodies. This community-driven approach ensures the ontology evolves to meet real-world needs while maintaining semantic rigor and interoperability with the broader biomedical ontology ecosystem.</w:t>
      </w:r>
    </w:p>
    <w:p w14:paraId="31DC7594" w14:textId="77777777" w:rsidR="006A105A" w:rsidRDefault="006A105A" w:rsidP="006A105A">
      <w:pPr>
        <w:spacing w:before="240"/>
      </w:pPr>
    </w:p>
    <w:p w14:paraId="71EE7E3C" w14:textId="2A3EF6E0" w:rsidR="00D36CD3" w:rsidRDefault="00D36CD3" w:rsidP="00102102">
      <w:pPr>
        <w:pStyle w:val="AcknowledgementsHeading"/>
        <w:spacing w:line="240" w:lineRule="auto"/>
      </w:pPr>
      <w:r>
        <w:lastRenderedPageBreak/>
        <w:t>Acknowledgements</w:t>
      </w:r>
    </w:p>
    <w:p w14:paraId="0587B474" w14:textId="4FAB2D0F" w:rsidR="006A105A" w:rsidRDefault="00DE1EA7" w:rsidP="006A105A">
      <w:r w:rsidRPr="00DE1EA7">
        <w:t>NEL, KR were supported in part by funding from the National Institutes for of Health (R35 GM119850)</w:t>
      </w:r>
      <w:r w:rsidR="006A105A">
        <w:t xml:space="preserve">. </w:t>
      </w:r>
    </w:p>
    <w:p w14:paraId="2B7314A1" w14:textId="22AA6959" w:rsidR="00DD4755" w:rsidRDefault="00D36CD3" w:rsidP="00D36CD3">
      <w:pPr>
        <w:pStyle w:val="AcknowledgementsHeading"/>
      </w:pPr>
      <w:r w:rsidRPr="00B07392">
        <w:t>References</w:t>
      </w:r>
    </w:p>
    <w:p w14:paraId="53D5EC4E" w14:textId="0271F7B1" w:rsidR="00A22CF5" w:rsidRDefault="00A22CF5" w:rsidP="00A22CF5">
      <w:pPr>
        <w:tabs>
          <w:tab w:val="left" w:pos="440"/>
        </w:tabs>
        <w:spacing w:after="0" w:line="240" w:lineRule="auto"/>
        <w:ind w:left="440" w:hanging="440"/>
        <w:rPr>
          <w:noProof/>
          <w:lang w:val="sv-SE"/>
        </w:rPr>
      </w:pPr>
      <w:r>
        <w:rPr>
          <w:lang w:val="sv-SE"/>
        </w:rPr>
        <w:t>[</w:t>
      </w:r>
      <w:r w:rsidR="001F3A11">
        <w:rPr>
          <w:lang w:val="sv-SE"/>
        </w:rPr>
        <w:fldChar w:fldCharType="begin" w:fldLock="1"/>
      </w:r>
      <w:r>
        <w:rPr>
          <w:lang w:val="sv-SE"/>
        </w:rPr>
        <w:instrText>ADDIN paperpile_bibliography &lt;pp-bibliography&gt;&lt;first-reference-indices&gt;&lt;formatting&gt;1&lt;/formatting&gt;&lt;space-after&gt;1&lt;/space-after&gt;&lt;/first-reference-indices&gt;&lt;/pp-bibliography&gt; \* MERGEFORMAT</w:instrText>
      </w:r>
      <w:r w:rsidR="001F3A11">
        <w:rPr>
          <w:lang w:val="sv-SE"/>
        </w:rPr>
        <w:fldChar w:fldCharType="separate"/>
      </w:r>
      <w:r>
        <w:rPr>
          <w:noProof/>
          <w:lang w:val="sv-SE"/>
        </w:rPr>
        <w:t>1]</w:t>
      </w:r>
      <w:r>
        <w:rPr>
          <w:noProof/>
          <w:lang w:val="sv-SE"/>
        </w:rPr>
        <w:tab/>
        <w:t>Wurm, F.M.: Production of recombinant protein therapeutics in cultivated mammalian cells. Nat Biotechnol. 22, 1393–1398 (2004).</w:t>
      </w:r>
    </w:p>
    <w:p w14:paraId="70DC594A" w14:textId="62A67D78" w:rsidR="00A22CF5" w:rsidRDefault="00A22CF5" w:rsidP="00A22CF5">
      <w:pPr>
        <w:tabs>
          <w:tab w:val="left" w:pos="440"/>
        </w:tabs>
        <w:spacing w:after="0" w:line="240" w:lineRule="auto"/>
        <w:ind w:left="440" w:hanging="440"/>
        <w:rPr>
          <w:noProof/>
          <w:lang w:val="sv-SE"/>
        </w:rPr>
      </w:pPr>
      <w:r>
        <w:rPr>
          <w:noProof/>
          <w:lang w:val="sv-SE"/>
        </w:rPr>
        <w:t>[2]</w:t>
      </w:r>
      <w:r>
        <w:rPr>
          <w:noProof/>
          <w:lang w:val="sv-SE"/>
        </w:rPr>
        <w:tab/>
        <w:t>Walsh, G., Walsh, E.: Biopharmaceutical benchmarks 2022. Nat Biotechnol. 40, 1722–1760 (2022).</w:t>
      </w:r>
    </w:p>
    <w:p w14:paraId="2BE2811A" w14:textId="20147ED2" w:rsidR="00A22CF5" w:rsidRDefault="00A22CF5" w:rsidP="00A22CF5">
      <w:pPr>
        <w:tabs>
          <w:tab w:val="left" w:pos="440"/>
        </w:tabs>
        <w:spacing w:after="0" w:line="240" w:lineRule="auto"/>
        <w:ind w:left="440" w:hanging="440"/>
        <w:rPr>
          <w:noProof/>
          <w:lang w:val="sv-SE"/>
        </w:rPr>
      </w:pPr>
      <w:r>
        <w:rPr>
          <w:noProof/>
          <w:lang w:val="sv-SE"/>
        </w:rPr>
        <w:t>[3]</w:t>
      </w:r>
      <w:r>
        <w:rPr>
          <w:noProof/>
          <w:lang w:val="sv-SE"/>
        </w:rPr>
        <w:tab/>
        <w:t>Golabgir, A., Gutierrez, J.M., Hefzi, H., Li, S., Palsson, B.O., Herwig, C., Lewis, N.E.: Quantitative feature extraction from the Chinese hamster ovary bioprocess bibliome using a novel meta-analysis workflow. Biotechnol Adv. 34, 621–633 (2016).</w:t>
      </w:r>
    </w:p>
    <w:p w14:paraId="01C57FA2" w14:textId="58CACD3E" w:rsidR="00A22CF5" w:rsidRDefault="00A22CF5" w:rsidP="00A22CF5">
      <w:pPr>
        <w:tabs>
          <w:tab w:val="left" w:pos="440"/>
        </w:tabs>
        <w:spacing w:after="0" w:line="240" w:lineRule="auto"/>
        <w:ind w:left="440" w:hanging="440"/>
        <w:rPr>
          <w:noProof/>
          <w:lang w:val="sv-SE"/>
        </w:rPr>
      </w:pPr>
      <w:r>
        <w:rPr>
          <w:noProof/>
          <w:lang w:val="sv-SE"/>
        </w:rPr>
        <w:t>[4]</w:t>
      </w:r>
      <w:r>
        <w:rPr>
          <w:noProof/>
          <w:lang w:val="sv-SE"/>
        </w:rPr>
        <w:tab/>
        <w:t>Lam, A.N., Elvesæter, B., Martin-Recuerda, F.: Evaluation of a representative selection of SPARQL query engines using wikidata. In: The Semantic Web. pp. 679–696. Springer Nature Switzerland, Cham (2023).</w:t>
      </w:r>
    </w:p>
    <w:p w14:paraId="7A4A4BF6" w14:textId="75CC18F9" w:rsidR="00A22CF5" w:rsidRDefault="00A22CF5" w:rsidP="00A22CF5">
      <w:pPr>
        <w:tabs>
          <w:tab w:val="left" w:pos="440"/>
        </w:tabs>
        <w:spacing w:after="0" w:line="240" w:lineRule="auto"/>
        <w:ind w:left="440" w:hanging="440"/>
        <w:rPr>
          <w:noProof/>
          <w:lang w:val="sv-SE"/>
        </w:rPr>
      </w:pPr>
      <w:r>
        <w:rPr>
          <w:noProof/>
          <w:lang w:val="sv-SE"/>
        </w:rPr>
        <w:t>[5]</w:t>
      </w:r>
      <w:r>
        <w:rPr>
          <w:noProof/>
          <w:lang w:val="sv-SE"/>
        </w:rPr>
        <w:tab/>
        <w:t>Kim, K., Hong, K., Gulcehre, C., Ailamaki, A.: Optimizing LLM inference for database systems: Cost-aware scheduling for concurrent requests, http://arxiv.org/abs/2411.07447, (2024).</w:t>
      </w:r>
    </w:p>
    <w:p w14:paraId="349B3D65" w14:textId="6B233E09" w:rsidR="00A22CF5" w:rsidRDefault="00A22CF5" w:rsidP="00A22CF5">
      <w:pPr>
        <w:tabs>
          <w:tab w:val="left" w:pos="440"/>
        </w:tabs>
        <w:spacing w:after="0" w:line="240" w:lineRule="auto"/>
        <w:ind w:left="440" w:hanging="440"/>
        <w:rPr>
          <w:noProof/>
          <w:lang w:val="sv-SE"/>
        </w:rPr>
      </w:pPr>
      <w:r>
        <w:rPr>
          <w:noProof/>
          <w:lang w:val="sv-SE"/>
        </w:rPr>
        <w:t>[6]</w:t>
      </w:r>
      <w:r>
        <w:rPr>
          <w:noProof/>
          <w:lang w:val="sv-SE"/>
        </w:rPr>
        <w:tab/>
        <w:t>Lysenko, A., Roznovăţ, I.A., Saqi, M., Mazein, A., Rawlings, C.J., Auffray, C.: Representing and querying disease networks using graph databases. BioData Min. 9, 23 (2016).</w:t>
      </w:r>
    </w:p>
    <w:p w14:paraId="2EEF6F0D" w14:textId="6772B696" w:rsidR="00A22CF5" w:rsidRDefault="00A22CF5" w:rsidP="00A22CF5">
      <w:pPr>
        <w:tabs>
          <w:tab w:val="left" w:pos="440"/>
        </w:tabs>
        <w:spacing w:after="0" w:line="240" w:lineRule="auto"/>
        <w:ind w:left="440" w:hanging="440"/>
        <w:rPr>
          <w:noProof/>
          <w:lang w:val="sv-SE"/>
        </w:rPr>
      </w:pPr>
      <w:r>
        <w:rPr>
          <w:noProof/>
          <w:lang w:val="sv-SE"/>
        </w:rPr>
        <w:t>[7]</w:t>
      </w:r>
      <w:r>
        <w:rPr>
          <w:noProof/>
          <w:lang w:val="sv-SE"/>
        </w:rPr>
        <w:tab/>
        <w:t>Mazein, I., Rougny, A., Mazein, A., Henkel, R., Gütebier, L., Michaelis, L., Ostaszewski, M., Schneider, R., Satagopam, V., Jensen, L.J., Waltemath, D., Wodke, J.A.H., Balaur, I.: Graph databases in systems biology: a systematic review. Brief. Bioinform. 25, (2024). https://doi.org/10.1093/bib/bbae561.</w:t>
      </w:r>
    </w:p>
    <w:p w14:paraId="11A1CA27" w14:textId="24B06D4B" w:rsidR="00A22CF5" w:rsidRDefault="00A22CF5" w:rsidP="00A22CF5">
      <w:pPr>
        <w:tabs>
          <w:tab w:val="left" w:pos="440"/>
        </w:tabs>
        <w:spacing w:after="0" w:line="240" w:lineRule="auto"/>
        <w:ind w:left="440" w:hanging="440"/>
        <w:rPr>
          <w:noProof/>
          <w:lang w:val="sv-SE"/>
        </w:rPr>
      </w:pPr>
      <w:r>
        <w:rPr>
          <w:noProof/>
          <w:lang w:val="sv-SE"/>
        </w:rPr>
        <w:t>[8]</w:t>
      </w:r>
      <w:r>
        <w:rPr>
          <w:noProof/>
          <w:lang w:val="sv-SE"/>
        </w:rPr>
        <w:tab/>
        <w:t>The Gene Ontology Consortium: The Gene Ontology Resource: 20 years and still GOing strong. Nucleic Acids Res. 47, D330–D338 (2019).</w:t>
      </w:r>
    </w:p>
    <w:p w14:paraId="053D70F1" w14:textId="221F3C4C" w:rsidR="00A22CF5" w:rsidRDefault="00A22CF5" w:rsidP="00A22CF5">
      <w:pPr>
        <w:tabs>
          <w:tab w:val="left" w:pos="440"/>
        </w:tabs>
        <w:spacing w:after="0" w:line="240" w:lineRule="auto"/>
        <w:ind w:left="440" w:hanging="440"/>
        <w:rPr>
          <w:noProof/>
          <w:lang w:val="sv-SE"/>
        </w:rPr>
      </w:pPr>
      <w:r>
        <w:rPr>
          <w:noProof/>
          <w:lang w:val="sv-SE"/>
        </w:rPr>
        <w:t>[9]</w:t>
      </w:r>
      <w:r>
        <w:rPr>
          <w:noProof/>
          <w:lang w:val="sv-SE"/>
        </w:rPr>
        <w:tab/>
        <w:t>Hastings, J., Owen, G., Dekker, A., Ennis, M., Kale, N., Muthukrishnan, V., Turner, S., Swainston, N., Mendes, P., Steinbeck, C.: ChEBI in 2016: Improved services and an expanding collection of metabolites. Nucleic Acids Res. 44, D1214-9 (2016).</w:t>
      </w:r>
    </w:p>
    <w:p w14:paraId="3B9009CF" w14:textId="1952B37E" w:rsidR="00A22CF5" w:rsidRDefault="00A22CF5" w:rsidP="00A22CF5">
      <w:pPr>
        <w:tabs>
          <w:tab w:val="left" w:pos="440"/>
        </w:tabs>
        <w:spacing w:after="0" w:line="240" w:lineRule="auto"/>
        <w:ind w:left="440" w:hanging="440"/>
        <w:rPr>
          <w:noProof/>
          <w:lang w:val="sv-SE"/>
        </w:rPr>
      </w:pPr>
      <w:r>
        <w:rPr>
          <w:noProof/>
          <w:lang w:val="sv-SE"/>
        </w:rPr>
        <w:t>[10]</w:t>
      </w:r>
      <w:r>
        <w:rPr>
          <w:noProof/>
          <w:lang w:val="sv-SE"/>
        </w:rPr>
        <w:tab/>
        <w:t>Sarntivijai, S., Lin, Y., Xiang, Z., Meehan, T.F., Diehl, A.D., Vempati, U.D., Schürer, S.C., Pang, C., Malone, J., Parkinson, H., Liu, Y., Takatsuki, T., Saijo, K., Masuya, H., Nakamura, Y., Brush, M.H., Haendel, M.A., Zheng, J., Stoeckert, C.J., Peters, B., Mungall, C.J., Carey, T.E., States, D.J., Athey, B.D., He, Y.: CLO: The cell line ontology. J. Biomed. Semantics. 5, 37 (2014).</w:t>
      </w:r>
    </w:p>
    <w:p w14:paraId="2B1DBBA4" w14:textId="7F472377" w:rsidR="00A22CF5" w:rsidRDefault="00A22CF5" w:rsidP="00A22CF5">
      <w:pPr>
        <w:tabs>
          <w:tab w:val="left" w:pos="440"/>
        </w:tabs>
        <w:spacing w:after="0" w:line="240" w:lineRule="auto"/>
        <w:ind w:left="440" w:hanging="440"/>
        <w:rPr>
          <w:noProof/>
          <w:lang w:val="sv-SE"/>
        </w:rPr>
      </w:pPr>
      <w:r>
        <w:rPr>
          <w:noProof/>
          <w:lang w:val="sv-SE"/>
        </w:rPr>
        <w:t>[11]</w:t>
      </w:r>
      <w:r>
        <w:rPr>
          <w:noProof/>
          <w:lang w:val="sv-SE"/>
        </w:rPr>
        <w:tab/>
        <w:t>Giusto, P.D., Choi, D.-H., Antonakoudis, A., Duraikannan, V.G., Craveur, P., Cowie, N.L., Ganapathy, T., Ramesh, K., Benavidez-López, S., Orellana, C.A., Jiménez, N.E., Dworkin, L.A., Morrissey, J., Marin de Mas, I., Strain, B., Valdez-Cruz, N.A., Trujillo-Roldán, M.A., Marzluf, J., Martínez, V.S., Zehetner, L., Altamirano, C., Vega-Letter, A.M., Priem, B., Cao, H.C., Hold, M., Ma, J., Hong, Y.F., Gopalakrishnan, S., Enuh, B.M., Tarzi, C., Pang, K.T., Angione, C., Zanghellini, J., Kontoravdi, C., Hefzi, H., Betenbaugh, M.J., Nielsen, L.K., Lakshmanan, M., Lee, D.-Y., Richelle, A., Lewis, N.E.: A community-consensus reconstruction of Chinese Hamster metabolism enables structural systems biology analyses to decipher metabolic rewiring in lactate-free CHO cells, http://dx.doi.org/10.1101/2025.04.10.647063, (2025). https://doi.org/10.1101/2025.04.10.647063.</w:t>
      </w:r>
    </w:p>
    <w:p w14:paraId="116B46FE" w14:textId="5F3408F6" w:rsidR="00A22CF5" w:rsidRDefault="00A22CF5" w:rsidP="00A22CF5">
      <w:pPr>
        <w:tabs>
          <w:tab w:val="left" w:pos="440"/>
        </w:tabs>
        <w:spacing w:after="0" w:line="240" w:lineRule="auto"/>
        <w:ind w:left="440" w:hanging="440"/>
        <w:rPr>
          <w:noProof/>
          <w:lang w:val="sv-SE"/>
        </w:rPr>
      </w:pPr>
      <w:r>
        <w:rPr>
          <w:noProof/>
          <w:lang w:val="sv-SE"/>
        </w:rPr>
        <w:lastRenderedPageBreak/>
        <w:t>[12]</w:t>
      </w:r>
      <w:r>
        <w:rPr>
          <w:noProof/>
          <w:lang w:val="sv-SE"/>
        </w:rPr>
        <w:tab/>
        <w:t>Kulvatunyou, B., Drobnjakovic, M., Ameri, F., Will, C., Smith, B.: The Industrial Ontologies Foundry (IOF) Core Ontology. Boonserm Kulvatunyou, Milos Drobnjakovic, Farhad Ameri, Chris Will, Barry Smith. (2022).</w:t>
      </w:r>
    </w:p>
    <w:p w14:paraId="74D5A71E" w14:textId="761832E4" w:rsidR="00A22CF5" w:rsidRDefault="00A22CF5" w:rsidP="00A22CF5">
      <w:pPr>
        <w:tabs>
          <w:tab w:val="left" w:pos="440"/>
        </w:tabs>
        <w:spacing w:after="0" w:line="240" w:lineRule="auto"/>
        <w:ind w:left="440" w:hanging="440"/>
        <w:rPr>
          <w:noProof/>
          <w:lang w:val="sv-SE"/>
        </w:rPr>
      </w:pPr>
      <w:r>
        <w:rPr>
          <w:noProof/>
          <w:lang w:val="sv-SE"/>
        </w:rPr>
        <w:t>[13]</w:t>
      </w:r>
      <w:r>
        <w:rPr>
          <w:noProof/>
          <w:lang w:val="sv-SE"/>
        </w:rPr>
        <w:tab/>
        <w:t>Drobnjakovic, M., Kulvatunyou, B., Frechette, S., Srinivasan, V.: Recent developments in ontology standards and their applicability to biomanufacturing. In: Volume 2: 43rd Computers and Information in Engineering Conference (CIE). p. V002T02A058. American Society of Mechanical Engineers (2023).</w:t>
      </w:r>
    </w:p>
    <w:p w14:paraId="339CECBD" w14:textId="3F15EA68" w:rsidR="00A22CF5" w:rsidRDefault="00A22CF5" w:rsidP="00A22CF5">
      <w:pPr>
        <w:tabs>
          <w:tab w:val="left" w:pos="440"/>
        </w:tabs>
        <w:spacing w:after="0" w:line="240" w:lineRule="auto"/>
        <w:ind w:left="440" w:hanging="440"/>
        <w:rPr>
          <w:noProof/>
          <w:lang w:val="sv-SE"/>
        </w:rPr>
      </w:pPr>
      <w:r>
        <w:rPr>
          <w:noProof/>
          <w:lang w:val="sv-SE"/>
        </w:rPr>
        <w:t>[14]</w:t>
      </w:r>
      <w:r>
        <w:rPr>
          <w:noProof/>
          <w:lang w:val="sv-SE"/>
        </w:rPr>
        <w:tab/>
        <w:t>Information technology - Top-level ontologies (TLO) - Part 2: Basic Formal Ontology (BFO).</w:t>
      </w:r>
    </w:p>
    <w:p w14:paraId="3DFCE195" w14:textId="7CD91896" w:rsidR="00A22CF5" w:rsidRDefault="00A22CF5" w:rsidP="00A22CF5">
      <w:pPr>
        <w:tabs>
          <w:tab w:val="left" w:pos="440"/>
        </w:tabs>
        <w:spacing w:after="0" w:line="240" w:lineRule="auto"/>
        <w:ind w:left="440" w:hanging="440"/>
        <w:rPr>
          <w:noProof/>
          <w:lang w:val="sv-SE"/>
        </w:rPr>
      </w:pPr>
      <w:r>
        <w:rPr>
          <w:noProof/>
          <w:lang w:val="sv-SE"/>
        </w:rPr>
        <w:t>[15]</w:t>
      </w:r>
      <w:r>
        <w:rPr>
          <w:noProof/>
          <w:lang w:val="sv-SE"/>
        </w:rPr>
        <w:tab/>
        <w:t>Bernabé, C.H., Queralt-Rosinach, N., Silva Souza, V.E., Bonino da Silva Santos, L.O., Mons, B., Jacobsen, A., Roos, M.: The use of foundational ontologies in biomedical research. J. Biomed. Semantics. 14, 21 (2023).</w:t>
      </w:r>
    </w:p>
    <w:p w14:paraId="2D2BC5A5" w14:textId="06EC7405" w:rsidR="00A22CF5" w:rsidRDefault="00A22CF5" w:rsidP="00A22CF5">
      <w:pPr>
        <w:tabs>
          <w:tab w:val="left" w:pos="440"/>
        </w:tabs>
        <w:spacing w:after="0" w:line="240" w:lineRule="auto"/>
        <w:ind w:left="440" w:hanging="440"/>
        <w:rPr>
          <w:noProof/>
          <w:lang w:val="sv-SE"/>
        </w:rPr>
      </w:pPr>
      <w:r>
        <w:rPr>
          <w:noProof/>
          <w:lang w:val="sv-SE"/>
        </w:rPr>
        <w:t>[16]</w:t>
      </w:r>
      <w:r>
        <w:rPr>
          <w:noProof/>
          <w:lang w:val="sv-SE"/>
        </w:rPr>
        <w:tab/>
        <w:t>Courtot, M., Juty, N., Knüpfer, C., Waltemath, D., Zhukova, A., Dräger, A., Dumontier, M., Finney, A., Golebiewski, M., Hastings, J., Hoops, S., Keating, S., Kell, D.B., Kerrien, S., Lawson, J., Lister, A., Lu, J., Machne, R., Mendes, P., Pocock, M., Rodriguez, N., Villeger, A., Wilkinson, D.J., Wimalaratne, S., Laibe, C., Hucka, M., Le Novère, N.: Controlled vocabularies and semantics in systems biology. Mol. Syst. Biol. 7, 543 (2011).</w:t>
      </w:r>
    </w:p>
    <w:p w14:paraId="67E8EC0C" w14:textId="3B6C227E" w:rsidR="00A22CF5" w:rsidRDefault="00A22CF5" w:rsidP="00A22CF5">
      <w:pPr>
        <w:tabs>
          <w:tab w:val="left" w:pos="440"/>
        </w:tabs>
        <w:spacing w:after="0" w:line="240" w:lineRule="auto"/>
        <w:ind w:left="440" w:hanging="440"/>
        <w:rPr>
          <w:noProof/>
          <w:lang w:val="sv-SE"/>
        </w:rPr>
      </w:pPr>
      <w:r>
        <w:rPr>
          <w:noProof/>
          <w:lang w:val="sv-SE"/>
        </w:rPr>
        <w:t>[17]</w:t>
      </w:r>
      <w:r>
        <w:rPr>
          <w:noProof/>
          <w:lang w:val="sv-SE"/>
        </w:rPr>
        <w:tab/>
        <w:t>Bandrowski, A., Brinkman, R., Brochhausen, M., Brush, M.H., Bug, B., Chibucos, M.C., Clancy, K., Courtot, M., Derom, D., Dumontier, M., Fan, L., Fostel, J., Fragoso, G., Gibson, F., Gonzalez-Beltran, A., Haendel, M.A., He, Y., Heiskanen, M., Hernandez-Boussard, T., Jensen, M., Lin, Y., Lister, A.L., Lord, P., Malone, J., Manduchi, E., McGee, M., Morrison, N., Overton, J.A., Parkinson, H., Peters, B., Rocca-Serra, P., Ruttenberg, A., Sansone, S.-A., Scheuermann, R.H., Schober, D., Smith, B., Soldatova, L.N., Stoeckert, C.J., Jr, Taylor, C.F., Torniai, C., Turner, J.A., Vita, R., Whetzel, P.L., Zheng, J.: The Ontology for Biomedical Investigations. PLoS One. 11, e0154556 (2016).</w:t>
      </w:r>
    </w:p>
    <w:p w14:paraId="3645FC66" w14:textId="0B3B3BAB" w:rsidR="00A22CF5" w:rsidRDefault="00A22CF5" w:rsidP="00A22CF5">
      <w:pPr>
        <w:tabs>
          <w:tab w:val="left" w:pos="440"/>
        </w:tabs>
        <w:spacing w:after="0" w:line="240" w:lineRule="auto"/>
        <w:ind w:left="440" w:hanging="440"/>
        <w:rPr>
          <w:noProof/>
          <w:lang w:val="sv-SE"/>
        </w:rPr>
      </w:pPr>
      <w:r>
        <w:rPr>
          <w:noProof/>
          <w:lang w:val="sv-SE"/>
        </w:rPr>
        <w:t>[18]</w:t>
      </w:r>
      <w:r>
        <w:rPr>
          <w:noProof/>
          <w:lang w:val="sv-SE"/>
        </w:rPr>
        <w:tab/>
        <w:t>Gkoutos, G.V., Schofield, P.N., Hoehndorf, R.: The Units Ontology: a tool for integrating units of measurement in science. Database (Oxford). 2012, bas033 (2012).</w:t>
      </w:r>
    </w:p>
    <w:p w14:paraId="72FCE2F5" w14:textId="35E6BD5A" w:rsidR="00A22CF5" w:rsidRDefault="00A22CF5" w:rsidP="00A22CF5">
      <w:pPr>
        <w:tabs>
          <w:tab w:val="left" w:pos="440"/>
        </w:tabs>
        <w:spacing w:after="0" w:line="240" w:lineRule="auto"/>
        <w:ind w:left="440" w:hanging="440"/>
        <w:rPr>
          <w:noProof/>
          <w:lang w:val="sv-SE"/>
        </w:rPr>
      </w:pPr>
      <w:r>
        <w:rPr>
          <w:noProof/>
          <w:lang w:val="sv-SE"/>
        </w:rPr>
        <w:t>[19]</w:t>
      </w:r>
      <w:r>
        <w:rPr>
          <w:noProof/>
          <w:lang w:val="sv-SE"/>
        </w:rPr>
        <w:tab/>
        <w:t>Kol, S., Ley, D., Wulff, T., Decker, M., Arnsdorf, J., Schoffelen, S., Hansen, A.H., Jensen, T.L., Gutierrez, J.M., Chiang, A.W.T., Masson, H.O., Palsson, B.O., Voldborg, B.G., Pedersen, L.E., Kildegaard, H.F., Lee, G.M., Lewis, N.E.: Multiplex secretome engineering enhances recombinant protein production and purity. Nat Commun. 11, 1908 (2020).</w:t>
      </w:r>
    </w:p>
    <w:p w14:paraId="3397EA5C" w14:textId="46495906" w:rsidR="00A22CF5" w:rsidRDefault="00A22CF5" w:rsidP="00A22CF5">
      <w:pPr>
        <w:tabs>
          <w:tab w:val="left" w:pos="440"/>
        </w:tabs>
        <w:spacing w:after="0" w:line="240" w:lineRule="auto"/>
        <w:ind w:left="440" w:hanging="440"/>
        <w:rPr>
          <w:noProof/>
          <w:lang w:val="sv-SE"/>
        </w:rPr>
      </w:pPr>
      <w:r>
        <w:rPr>
          <w:noProof/>
          <w:lang w:val="sv-SE"/>
        </w:rPr>
        <w:t>[20]</w:t>
      </w:r>
      <w:r>
        <w:rPr>
          <w:noProof/>
          <w:lang w:val="sv-SE"/>
        </w:rPr>
        <w:tab/>
        <w:t>Hefzi, H., Martínez-Monge, I., Marin de Mas, I., Cowie, N.L., Toledo, A.G., Noh, S.M., Karottki, K.J. la C., Decker, M., Arnsdorf, J., Camacho-Zaragoza, J.M., Kol, S., Schoffelen, S., Pristovšek, N., Hansen, A.H., Miguez, A.A., Bjørn, S.P., Brøndum, K.K., Javidi, E.M., Jensen, K.L., Stangl, L., Kreidl, E., Kallehauge, T.B., Ley, D., Ménard, P., Petersen, H.M., Sukhova, Z., Bauer, A., Casanova, E., Barron, N., Malmström, J., Nielsen, L.K., Lee, G.M., Kildegaard, H.F., Voldborg, B.G., Lewis, N.E.: Multiplex genome editing eliminates lactate production without impacting growth rate in mammalian cells. Nat Metab. 7, 212–227 (2025).</w:t>
      </w:r>
    </w:p>
    <w:p w14:paraId="4E47458F" w14:textId="447C344A" w:rsidR="00A22CF5" w:rsidRDefault="00A22CF5" w:rsidP="00A22CF5">
      <w:pPr>
        <w:tabs>
          <w:tab w:val="left" w:pos="440"/>
        </w:tabs>
        <w:spacing w:after="0" w:line="240" w:lineRule="auto"/>
        <w:ind w:left="440" w:hanging="440"/>
        <w:rPr>
          <w:noProof/>
          <w:lang w:val="sv-SE"/>
        </w:rPr>
      </w:pPr>
      <w:r>
        <w:rPr>
          <w:noProof/>
          <w:lang w:val="sv-SE"/>
        </w:rPr>
        <w:t>[21]</w:t>
      </w:r>
      <w:r>
        <w:rPr>
          <w:noProof/>
          <w:lang w:val="sv-SE"/>
        </w:rPr>
        <w:tab/>
        <w:t>Chiang, A.W.T., Li, S., Kellman, B.P., Chattopadhyay, G., Zhang, Y., Kuo, C.-C., Gutierrez, J.M., Ghazi, F., Schmeisser, H., Ménard, P., Bjørn, S.P., Voldborg, B.G., Rosenberg, A.S., Puig, M., Lewis, N.E.: Combating viral contaminants in CHO cells by engineering innate immunity. Sci Rep. 9, 8827 (2019).</w:t>
      </w:r>
    </w:p>
    <w:p w14:paraId="3597E8E8" w14:textId="7D2CF1CF" w:rsidR="00A22CF5" w:rsidRDefault="00A22CF5" w:rsidP="00A22CF5">
      <w:pPr>
        <w:tabs>
          <w:tab w:val="left" w:pos="440"/>
        </w:tabs>
        <w:spacing w:after="0" w:line="240" w:lineRule="auto"/>
        <w:ind w:left="440" w:hanging="440"/>
        <w:rPr>
          <w:noProof/>
          <w:lang w:val="sv-SE"/>
        </w:rPr>
      </w:pPr>
      <w:r>
        <w:rPr>
          <w:noProof/>
          <w:lang w:val="sv-SE"/>
        </w:rPr>
        <w:t>[22]</w:t>
      </w:r>
      <w:r>
        <w:rPr>
          <w:noProof/>
          <w:lang w:val="sv-SE"/>
        </w:rPr>
        <w:tab/>
        <w:t>Park, S.-Y., Choi, D.-H., Song, J., Lakshmanan, M., Richelle, A., Yoon, S., Kontoravdi, C., Lewis, N.E., Lee, D.-Y.: Driving towards digital biomanufacturing by CHO genome-scale models. Trends Biotechnol. 42, 1192–1203 (2024).</w:t>
      </w:r>
    </w:p>
    <w:p w14:paraId="5D340247" w14:textId="5ED1E327" w:rsidR="00A22CF5" w:rsidRDefault="00A22CF5" w:rsidP="00A22CF5">
      <w:pPr>
        <w:tabs>
          <w:tab w:val="left" w:pos="440"/>
        </w:tabs>
        <w:spacing w:after="0" w:line="240" w:lineRule="auto"/>
        <w:ind w:left="440" w:hanging="440"/>
        <w:rPr>
          <w:noProof/>
          <w:lang w:val="sv-SE"/>
        </w:rPr>
      </w:pPr>
      <w:r>
        <w:rPr>
          <w:noProof/>
          <w:lang w:val="sv-SE"/>
        </w:rPr>
        <w:t>[23]</w:t>
      </w:r>
      <w:r>
        <w:rPr>
          <w:noProof/>
          <w:lang w:val="sv-SE"/>
        </w:rPr>
        <w:tab/>
        <w:t xml:space="preserve">Šormaz, D., Seeharit, S., Kulvatunyou, B., Drobnjaković, M.: A Basic Formal Ontology-based ontological modeling for plan and occurrence, a biomanufacturing process </w:t>
      </w:r>
      <w:r>
        <w:rPr>
          <w:noProof/>
          <w:lang w:val="sv-SE"/>
        </w:rPr>
        <w:lastRenderedPageBreak/>
        <w:t>verification use case. In: Volume 2B: 44th Computers and Information in Engineering Conference (CIE). American Society of Mechanical Engineers (2024). https://doi.org/10.1115/detc2024-143710.</w:t>
      </w:r>
    </w:p>
    <w:p w14:paraId="27273F99" w14:textId="47DFEE09" w:rsidR="001F3A11" w:rsidRPr="005A5E4F" w:rsidRDefault="00A22CF5" w:rsidP="00A22CF5">
      <w:pPr>
        <w:tabs>
          <w:tab w:val="left" w:pos="440"/>
        </w:tabs>
        <w:spacing w:after="0" w:line="240" w:lineRule="auto"/>
        <w:ind w:left="440" w:hanging="440"/>
        <w:rPr>
          <w:lang w:val="sv-SE"/>
        </w:rPr>
      </w:pPr>
      <w:r>
        <w:rPr>
          <w:noProof/>
          <w:lang w:val="sv-SE"/>
        </w:rPr>
        <w:t>[24]</w:t>
      </w:r>
      <w:r>
        <w:rPr>
          <w:noProof/>
          <w:lang w:val="sv-SE"/>
        </w:rPr>
        <w:tab/>
        <w:t>Taylor, C.F., Paton, N.W., Lilley, K.S., Binz, P.-A., Julian, R.K., Jr, Jones, A.R., Zhu, W., Apweiler, R., Aebersold, R., Deutsch, E.W., Dunn, M.J., Heck, A.J.R., Leitner, A., Macht, M., Mann, M., Martens, L., Neubert, T.A., Patterson, S.D., Ping, P., Seymour, S.L., Souda, P., Tsugita, A., Vandekerckhove, J., Vondriska, T.M., Whitelegge, J.P., Wilkins, M.R., Xenarios, I., Yates, J.R., 3rd, Hermjakob, H.: The minimum information about a proteomics experiment (MIAPE). Nat. Biotechnol. 25, 887–893 (2007).</w:t>
      </w:r>
      <w:r w:rsidR="001F3A11">
        <w:rPr>
          <w:lang w:val="sv-SE"/>
        </w:rPr>
        <w:fldChar w:fldCharType="end"/>
      </w:r>
    </w:p>
    <w:sectPr w:rsidR="001F3A11" w:rsidRPr="005A5E4F" w:rsidSect="00380CDE">
      <w:footerReference w:type="default" r:id="rId12"/>
      <w:pgSz w:w="11900" w:h="16840" w:code="9"/>
      <w:pgMar w:top="1701" w:right="1701" w:bottom="2552"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4E712" w14:textId="77777777" w:rsidR="00A36B64" w:rsidRDefault="00A36B64" w:rsidP="004075B3">
      <w:r>
        <w:separator/>
      </w:r>
    </w:p>
  </w:endnote>
  <w:endnote w:type="continuationSeparator" w:id="0">
    <w:p w14:paraId="760FC9A3" w14:textId="77777777" w:rsidR="00A36B64" w:rsidRDefault="00A36B64" w:rsidP="004075B3">
      <w:r>
        <w:continuationSeparator/>
      </w:r>
    </w:p>
  </w:endnote>
  <w:endnote w:type="continuationNotice" w:id="1">
    <w:p w14:paraId="566E0776" w14:textId="77777777" w:rsidR="00A36B64" w:rsidRDefault="00A36B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tinusSans">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 w:name="Libertinus Serif">
    <w:altName w:val="Cambria"/>
    <w:charset w:val="00"/>
    <w:family w:val="auto"/>
    <w:pitch w:val="variable"/>
    <w:sig w:usb0="E0000AFF" w:usb1="0200E5FB" w:usb2="01000020" w:usb3="00000000" w:csb0="000001BF" w:csb1="00000000"/>
  </w:font>
  <w:font w:name="Libertinus Sans">
    <w:altName w:val="Calibri"/>
    <w:charset w:val="00"/>
    <w:family w:val="auto"/>
    <w:pitch w:val="variable"/>
    <w:sig w:usb0="E0000AFF" w:usb1="0200E5FB" w:usb2="01000020" w:usb3="00000000" w:csb0="000001BF" w:csb1="00000000"/>
  </w:font>
  <w:font w:name="LibertinusSerif">
    <w:altName w:val="Cambria"/>
    <w:charset w:val="00"/>
    <w:family w:val="auto"/>
    <w:pitch w:val="variable"/>
    <w:sig w:usb0="E0000AFF" w:usb1="0200E5FB" w:usb2="01000020"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991A4" w14:textId="75A7932F" w:rsidR="00743608" w:rsidRDefault="00743608" w:rsidP="00743608">
    <w:pPr>
      <w:pStyle w:val="Footer"/>
      <w:ind w:firstLine="0"/>
      <w:pPrChange w:id="109" w:author="Kimberly Robasky" w:date="2025-12-20T17:48:00Z" w16du:dateUtc="2025-12-20T22:48: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0DCCE" w14:textId="77777777" w:rsidR="00A36B64" w:rsidRDefault="00A36B64" w:rsidP="00573E99">
      <w:pPr>
        <w:ind w:firstLine="0"/>
      </w:pPr>
      <w:r>
        <w:separator/>
      </w:r>
    </w:p>
  </w:footnote>
  <w:footnote w:type="continuationSeparator" w:id="0">
    <w:p w14:paraId="12D35498" w14:textId="77777777" w:rsidR="00A36B64" w:rsidRDefault="00A36B64" w:rsidP="004075B3">
      <w:r>
        <w:continuationSeparator/>
      </w:r>
    </w:p>
  </w:footnote>
  <w:footnote w:type="continuationNotice" w:id="1">
    <w:p w14:paraId="326E577A" w14:textId="77777777" w:rsidR="00A36B64" w:rsidRDefault="00A36B64"/>
  </w:footnote>
  <w:footnote w:id="2">
    <w:p w14:paraId="5BDABF54" w14:textId="469A8A18" w:rsidR="00615F26" w:rsidRPr="00615F26" w:rsidRDefault="00615F26" w:rsidP="00615F26">
      <w:pPr>
        <w:pStyle w:val="FootnoteText"/>
      </w:pPr>
      <w:r w:rsidRPr="00615F26">
        <w:rPr>
          <w:vertAlign w:val="superscript"/>
        </w:rPr>
        <w:t>∗</w:t>
      </w:r>
      <w:r>
        <w:rPr>
          <w:vertAlign w:val="superscript"/>
        </w:rPr>
        <w:t xml:space="preserve"> </w:t>
      </w:r>
      <w:r w:rsidRPr="00615F26">
        <w:t>Corresponding author.</w:t>
      </w:r>
    </w:p>
    <w:p w14:paraId="0056F76C" w14:textId="60E9383F" w:rsidR="00615F26" w:rsidRPr="00615F26" w:rsidRDefault="00615F26" w:rsidP="00615F26">
      <w:pPr>
        <w:pStyle w:val="FootnoteText"/>
      </w:pPr>
      <w:r w:rsidRPr="00615F26">
        <w:rPr>
          <w:vertAlign w:val="superscript"/>
        </w:rPr>
        <w:t>†</w:t>
      </w:r>
      <w:r>
        <w:rPr>
          <w:vertAlign w:val="superscript"/>
        </w:rPr>
        <w:t xml:space="preserve"> </w:t>
      </w:r>
      <w:r w:rsidRPr="00615F26">
        <w:t>These authors contributed equally.</w:t>
      </w:r>
    </w:p>
    <w:p w14:paraId="4F9B1B29" w14:textId="5D4F472C" w:rsidR="00280109" w:rsidRPr="00D91BB5" w:rsidRDefault="00000000" w:rsidP="006D7B61">
      <w:pPr>
        <w:pStyle w:val="FootnoteText"/>
      </w:pPr>
      <w:r>
        <w:rPr>
          <w:noProof/>
        </w:rPr>
        <w:pict w14:anchorId="248F080D">
          <v:shape id="_x0000_i1027" type="#_x0000_t75" alt="A picture containing sketch, black, black and white, diagram&#10;&#10;&#10;&#10;&#10;&#10;&#10;&#10;&#10;&#10;&#10;&#10;&#10;&#10;&#10;&#10;&#10;&#10;&#10;&#10;&#10;&#10;Description automatically generated" style="width:9.2pt;height:8.55pt;visibility:visible;mso-wrap-style:square;mso-width-percent:0;mso-height-percent:0;mso-width-percent:0;mso-height-percent:0">
            <v:imagedata r:id="rId1" o:title="A picture containing sketch, black, black and white, diagram&#10;&#10;&#10;&#10;&#10;&#10;&#10;&#10;&#10;&#10;&#10;&#10;&#10;&#10;&#10;&#10;&#10;&#10;&#10;&#10;&#10;&#10;Description automatically generated"/>
          </v:shape>
        </w:pict>
      </w:r>
      <w:r w:rsidR="003706CE">
        <w:t xml:space="preserve"> </w:t>
      </w:r>
      <w:r w:rsidR="00450B34" w:rsidRPr="00450B34">
        <w:t xml:space="preserve">kimberly.robasky@uga.edu (K. Robasky); </w:t>
      </w:r>
      <w:r w:rsidR="00E4792B" w:rsidRPr="00E4792B">
        <w:t xml:space="preserve">rmorri68@jh.edu </w:t>
      </w:r>
      <w:r w:rsidR="00450B34" w:rsidRPr="00450B34">
        <w:t>(J. Morri</w:t>
      </w:r>
      <w:r w:rsidR="00125038">
        <w:t>s</w:t>
      </w:r>
      <w:r w:rsidR="00450B34" w:rsidRPr="00450B34">
        <w:t xml:space="preserve">sey); </w:t>
      </w:r>
      <w:r w:rsidR="00DF169A" w:rsidRPr="00DF169A">
        <w:t>markus.riedl@boku.ac.at</w:t>
      </w:r>
      <w:r w:rsidR="00450B34" w:rsidRPr="00450B34">
        <w:t xml:space="preserve"> (M. Riedl); </w:t>
      </w:r>
      <w:r w:rsidR="009D0EF2" w:rsidRPr="009D0EF2">
        <w:t>andreas.draeger@informatik.uni-halle.de</w:t>
      </w:r>
      <w:r w:rsidR="00DF169A">
        <w:t xml:space="preserve"> </w:t>
      </w:r>
      <w:r w:rsidR="00450B34" w:rsidRPr="00450B34">
        <w:t>(A. Dr</w:t>
      </w:r>
      <w:r w:rsidR="00125038">
        <w:t>ä</w:t>
      </w:r>
      <w:r w:rsidR="00450B34" w:rsidRPr="00450B34">
        <w:t>ger);</w:t>
      </w:r>
      <w:r w:rsidR="00DF169A">
        <w:t xml:space="preserve"> </w:t>
      </w:r>
      <w:r w:rsidR="00DF169A" w:rsidRPr="00DF169A">
        <w:t>nicole.borth@boku.ac.at</w:t>
      </w:r>
      <w:r w:rsidR="00450B34" w:rsidRPr="00450B34">
        <w:t xml:space="preserve"> (N. Borth); beten@jhu.edu (M. Betenbaugh);</w:t>
      </w:r>
      <w:r w:rsidR="00DF169A">
        <w:t xml:space="preserve"> </w:t>
      </w:r>
      <w:r w:rsidR="00DF169A" w:rsidRPr="00DF169A">
        <w:t>natelewis@uga.edu</w:t>
      </w:r>
      <w:r w:rsidR="00450B34" w:rsidRPr="00450B34">
        <w:t xml:space="preserve"> (N. E. Lewis)</w:t>
      </w:r>
    </w:p>
    <w:p w14:paraId="69E80912" w14:textId="5B56BCDF" w:rsidR="00280109" w:rsidRPr="00734587" w:rsidRDefault="003706CE" w:rsidP="006D7B61">
      <w:pPr>
        <w:pStyle w:val="FootnoteText"/>
      </w:pPr>
      <w:r w:rsidRPr="003706CE">
        <w:fldChar w:fldCharType="begin"/>
      </w:r>
      <w:r w:rsidR="00450B34">
        <w:instrText xml:space="preserve"> INCLUDEPICTURE "C:\\var\\folders\\pm\\nkmptnns2j1dt9ldrfrwln1mtkp_kv\\T\\com.microsoft.Word\\WebArchiveCopyPasteTempFiles\\orcid-icon-2048x2048-aymga7ag.png" \* MERGEFORMAT </w:instrText>
      </w:r>
      <w:r w:rsidRPr="003706CE">
        <w:fldChar w:fldCharType="separate"/>
      </w:r>
      <w:r w:rsidRPr="006D7B61">
        <w:rPr>
          <w:noProof/>
        </w:rPr>
        <w:drawing>
          <wp:inline distT="0" distB="0" distL="0" distR="0" wp14:anchorId="6DFFCB3D" wp14:editId="7D2C11A4">
            <wp:extent cx="120650" cy="120650"/>
            <wp:effectExtent l="0" t="0" r="6350" b="6350"/>
            <wp:docPr id="15" name="Picture 15" descr="A white letter on a black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white letter on a black background&#10;&#10;Description automatically generated with low confidenc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0539" cy="170539"/>
                    </a:xfrm>
                    <a:prstGeom prst="rect">
                      <a:avLst/>
                    </a:prstGeom>
                    <a:noFill/>
                    <a:ln>
                      <a:noFill/>
                    </a:ln>
                  </pic:spPr>
                </pic:pic>
              </a:graphicData>
            </a:graphic>
          </wp:inline>
        </w:drawing>
      </w:r>
      <w:r w:rsidRPr="003706CE">
        <w:fldChar w:fldCharType="end"/>
      </w:r>
      <w:r>
        <w:t xml:space="preserve"> </w:t>
      </w:r>
      <w:r w:rsidR="00450B34" w:rsidRPr="00450B34">
        <w:t>0000-0002-0090-8698 (K. Robasky); 0000-0003-0528-2257 (J. Morrissey); 0000-0001-6599-4702 (M. Riedl); 0000-0002-1240-5553 (A. Dräger);</w:t>
      </w:r>
      <w:r w:rsidR="00DF169A">
        <w:t xml:space="preserve"> </w:t>
      </w:r>
      <w:r w:rsidR="00DF169A" w:rsidRPr="00DF169A">
        <w:t>0000-0001-6324-9338</w:t>
      </w:r>
      <w:r w:rsidR="00450B34" w:rsidRPr="00450B34">
        <w:t xml:space="preserve"> (N. Borth); 0000-0002-6336-4659 (M. Betenbaugh);</w:t>
      </w:r>
      <w:r w:rsidR="00DF169A">
        <w:t xml:space="preserve"> </w:t>
      </w:r>
      <w:r w:rsidR="00DF169A" w:rsidRPr="00DF169A">
        <w:t>0000-0001-7700-3654</w:t>
      </w:r>
      <w:r w:rsidR="00450B34" w:rsidRPr="00450B34">
        <w:t xml:space="preserve"> (N. E. Lewis)</w:t>
      </w:r>
    </w:p>
    <w:tbl>
      <w:tblPr>
        <w:tblStyle w:val="TableGrid"/>
        <w:tblW w:w="847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7621"/>
      </w:tblGrid>
      <w:tr w:rsidR="00734587" w:rsidRPr="00734587" w14:paraId="094A2187" w14:textId="77777777" w:rsidTr="00195EE7">
        <w:trPr>
          <w:trHeight w:val="89"/>
        </w:trPr>
        <w:tc>
          <w:tcPr>
            <w:tcW w:w="851" w:type="dxa"/>
          </w:tcPr>
          <w:p w14:paraId="05B0F8CB" w14:textId="77777777" w:rsidR="00280109" w:rsidRPr="00734587" w:rsidRDefault="00280109" w:rsidP="002D1B64">
            <w:pPr>
              <w:pStyle w:val="FootnoteText"/>
            </w:pPr>
            <w:r w:rsidRPr="00734587">
              <w:rPr>
                <w:noProof/>
                <w:lang w:eastAsia="en-US"/>
              </w:rPr>
              <w:drawing>
                <wp:inline distT="0" distB="0" distL="0" distR="0" wp14:anchorId="38F421F0" wp14:editId="08C6C14B">
                  <wp:extent cx="465719" cy="164060"/>
                  <wp:effectExtent l="0" t="0" r="444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c-by.pdf"/>
                          <pic:cNvPicPr/>
                        </pic:nvPicPr>
                        <pic:blipFill>
                          <a:blip r:embed="rId3">
                            <a:extLst>
                              <a:ext uri="{28A0092B-C50C-407E-A947-70E740481C1C}">
                                <a14:useLocalDpi xmlns:a14="http://schemas.microsoft.com/office/drawing/2010/main" val="0"/>
                              </a:ext>
                            </a:extLst>
                          </a:blip>
                          <a:stretch>
                            <a:fillRect/>
                          </a:stretch>
                        </pic:blipFill>
                        <pic:spPr>
                          <a:xfrm>
                            <a:off x="0" y="0"/>
                            <a:ext cx="510679" cy="179898"/>
                          </a:xfrm>
                          <a:prstGeom prst="rect">
                            <a:avLst/>
                          </a:prstGeom>
                        </pic:spPr>
                      </pic:pic>
                    </a:graphicData>
                  </a:graphic>
                </wp:inline>
              </w:drawing>
            </w:r>
          </w:p>
        </w:tc>
        <w:tc>
          <w:tcPr>
            <w:tcW w:w="7621" w:type="dxa"/>
            <w:vAlign w:val="center"/>
          </w:tcPr>
          <w:p w14:paraId="714543E2" w14:textId="3E8C715F" w:rsidR="00280109" w:rsidRPr="00195EE7" w:rsidRDefault="005548CE" w:rsidP="00195EE7">
            <w:pPr>
              <w:pStyle w:val="Copyrightmessage"/>
            </w:pPr>
            <w:r w:rsidRPr="00195EE7">
              <w:t>© 202</w:t>
            </w:r>
            <w:r w:rsidR="00450B34">
              <w:t>5</w:t>
            </w:r>
            <w:r w:rsidRPr="00195EE7">
              <w:t xml:space="preserve"> Copyright for this paper by its authors.</w:t>
            </w:r>
            <w:r w:rsidR="00690F77" w:rsidRPr="00195EE7">
              <w:t xml:space="preserve"> </w:t>
            </w:r>
            <w:r w:rsidRPr="00195EE7">
              <w:t xml:space="preserve">Use permitted under Creative Commons License Attribution 4.0 International (CC BY 4.0). </w:t>
            </w:r>
          </w:p>
        </w:tc>
      </w:tr>
    </w:tbl>
    <w:p w14:paraId="1D2299E2" w14:textId="77777777" w:rsidR="009A31BD" w:rsidRPr="00734587" w:rsidRDefault="009A31BD" w:rsidP="002D1B64">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 picture containing sketch, black, black and white, diagram&#10;&#10;&#10;&#10;&#10;&#10;&#10;&#10;&#10;&#10;&#10;&#10;&#10;&#10;&#10;&#10;&#10;&#10;&#10;&#10;&#10;&#10;Description automatically generated" style="width:126.65pt;height:124pt;visibility:visible;mso-wrap-style:square" o:bullet="t">
        <v:imagedata r:id="rId1" o:title="A picture containing sketch, black, black and white, diagram&#10;&#10;&#10;&#10;&#10;&#10;&#10;&#10;&#10;&#10;&#10;&#10;&#10;&#10;&#10;&#10;&#10;&#10;&#10;&#10;&#10;&#10;Description automatically generated"/>
      </v:shape>
    </w:pict>
  </w:numPicBullet>
  <w:abstractNum w:abstractNumId="0" w15:restartNumberingAfterBreak="0">
    <w:nsid w:val="FFFFFF7C"/>
    <w:multiLevelType w:val="singleLevel"/>
    <w:tmpl w:val="F4DE6B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AEA4D9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3E04F4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0EC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B2861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A7E69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48F49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FF20A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D3EEEC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E82E0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67B95"/>
    <w:multiLevelType w:val="hybridMultilevel"/>
    <w:tmpl w:val="030C338A"/>
    <w:lvl w:ilvl="0" w:tplc="91341F9A">
      <w:start w:val="1"/>
      <w:numFmt w:val="decimal"/>
      <w:pStyle w:val="Numberedlist"/>
      <w:lvlText w:val="%1."/>
      <w:lvlJc w:val="left"/>
      <w:pPr>
        <w:ind w:left="680" w:hanging="396"/>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1" w15:restartNumberingAfterBreak="0">
    <w:nsid w:val="05A774CB"/>
    <w:multiLevelType w:val="multilevel"/>
    <w:tmpl w:val="7354D142"/>
    <w:numStyleLink w:val="111111"/>
  </w:abstractNum>
  <w:abstractNum w:abstractNumId="12" w15:restartNumberingAfterBreak="0">
    <w:nsid w:val="05C47042"/>
    <w:multiLevelType w:val="multilevel"/>
    <w:tmpl w:val="061E12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86F3F21"/>
    <w:multiLevelType w:val="multilevel"/>
    <w:tmpl w:val="7354D142"/>
    <w:numStyleLink w:val="111111"/>
  </w:abstractNum>
  <w:abstractNum w:abstractNumId="14" w15:restartNumberingAfterBreak="0">
    <w:nsid w:val="0AB60B25"/>
    <w:multiLevelType w:val="multilevel"/>
    <w:tmpl w:val="9758AD48"/>
    <w:styleLink w:val="Universitiesnumberedlist"/>
    <w:lvl w:ilvl="0">
      <w:start w:val="1"/>
      <w:numFmt w:val="lowerLetter"/>
      <w:lvlText w:val="%1"/>
      <w:lvlJc w:val="left"/>
      <w:pPr>
        <w:ind w:left="360" w:hanging="360"/>
      </w:pPr>
      <w:rPr>
        <w:rFonts w:ascii="Times New Roman" w:hAnsi="Times New Roman"/>
        <w:i/>
        <w:sz w:val="16"/>
        <w:u w:val="none"/>
        <w:vertAlign w:val="superscrip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0B5359A"/>
    <w:multiLevelType w:val="multilevel"/>
    <w:tmpl w:val="0848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103DB6"/>
    <w:multiLevelType w:val="hybridMultilevel"/>
    <w:tmpl w:val="C35427FC"/>
    <w:lvl w:ilvl="0" w:tplc="5DECAC2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7607C8A"/>
    <w:multiLevelType w:val="multilevel"/>
    <w:tmpl w:val="9758AD48"/>
    <w:numStyleLink w:val="Universitiesnumberedlist"/>
  </w:abstractNum>
  <w:abstractNum w:abstractNumId="18" w15:restartNumberingAfterBreak="0">
    <w:nsid w:val="1E1414DE"/>
    <w:multiLevelType w:val="multilevel"/>
    <w:tmpl w:val="8FEE34F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F545F4"/>
    <w:multiLevelType w:val="multilevel"/>
    <w:tmpl w:val="7354D142"/>
    <w:numStyleLink w:val="111111"/>
  </w:abstractNum>
  <w:abstractNum w:abstractNumId="20" w15:restartNumberingAfterBreak="0">
    <w:nsid w:val="293A4AE7"/>
    <w:multiLevelType w:val="multilevel"/>
    <w:tmpl w:val="C1BA88DA"/>
    <w:styleLink w:val="CurrentList2"/>
    <w:lvl w:ilvl="0">
      <w:start w:val="1"/>
      <w:numFmt w:val="decimal"/>
      <w:lvlText w:val="%1."/>
      <w:lvlJc w:val="left"/>
      <w:pPr>
        <w:ind w:left="720" w:hanging="360"/>
      </w:pPr>
      <w:rPr>
        <w:rFonts w:ascii="LibertinusSans" w:hAnsi="LibertinusSans" w:hint="default"/>
        <w:b/>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127663A"/>
    <w:multiLevelType w:val="multilevel"/>
    <w:tmpl w:val="7354D142"/>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7F56BB9"/>
    <w:multiLevelType w:val="multilevel"/>
    <w:tmpl w:val="9758AD48"/>
    <w:numStyleLink w:val="Universitiesnumberedlist"/>
  </w:abstractNum>
  <w:abstractNum w:abstractNumId="23" w15:restartNumberingAfterBreak="0">
    <w:nsid w:val="3EE52556"/>
    <w:multiLevelType w:val="hybridMultilevel"/>
    <w:tmpl w:val="37681D5E"/>
    <w:lvl w:ilvl="0" w:tplc="627A5A38">
      <w:start w:val="1"/>
      <w:numFmt w:val="bullet"/>
      <w:pStyle w:val="BulletedList"/>
      <w:lvlText w:val=""/>
      <w:lvlJc w:val="left"/>
      <w:pPr>
        <w:ind w:left="680" w:hanging="396"/>
      </w:pPr>
      <w:rPr>
        <w:rFonts w:ascii="Symbol" w:hAnsi="Symbol"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4" w15:restartNumberingAfterBreak="0">
    <w:nsid w:val="414124E0"/>
    <w:multiLevelType w:val="multilevel"/>
    <w:tmpl w:val="3B56D1D0"/>
    <w:styleLink w:val="CurrentList4"/>
    <w:lvl w:ilvl="0">
      <w:start w:val="1"/>
      <w:numFmt w:val="bullet"/>
      <w:lvlText w:val=""/>
      <w:lvlJc w:val="left"/>
      <w:pPr>
        <w:ind w:left="1004" w:hanging="360"/>
      </w:pPr>
      <w:rPr>
        <w:rFonts w:ascii="Symbol" w:hAnsi="Symbol" w:hint="default"/>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5" w15:restartNumberingAfterBreak="0">
    <w:nsid w:val="441E71DF"/>
    <w:multiLevelType w:val="multilevel"/>
    <w:tmpl w:val="B4386AE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7B30EC"/>
    <w:multiLevelType w:val="multilevel"/>
    <w:tmpl w:val="B3AA1732"/>
    <w:lvl w:ilvl="0">
      <w:start w:val="1"/>
      <w:numFmt w:val="decimal"/>
      <w:pStyle w:val="Heading1"/>
      <w:suff w:val="space"/>
      <w:lvlText w:val="%1."/>
      <w:lvlJc w:val="left"/>
      <w:pPr>
        <w:ind w:left="6837" w:hanging="357"/>
      </w:pPr>
      <w:rPr>
        <w:rFonts w:hint="default"/>
      </w:rPr>
    </w:lvl>
    <w:lvl w:ilvl="1">
      <w:start w:val="1"/>
      <w:numFmt w:val="decimal"/>
      <w:pStyle w:val="Heading2"/>
      <w:suff w:val="space"/>
      <w:lvlText w:val="%1.%2."/>
      <w:lvlJc w:val="left"/>
      <w:pPr>
        <w:ind w:left="792" w:hanging="792"/>
      </w:pPr>
      <w:rPr>
        <w:rFonts w:hint="default"/>
      </w:rPr>
    </w:lvl>
    <w:lvl w:ilvl="2">
      <w:start w:val="1"/>
      <w:numFmt w:val="decimal"/>
      <w:pStyle w:val="Heading3"/>
      <w:suff w:val="space"/>
      <w:lvlText w:val="%1.%2.%3."/>
      <w:lvlJc w:val="left"/>
      <w:pPr>
        <w:ind w:left="1224" w:hanging="1224"/>
      </w:pPr>
      <w:rPr>
        <w:rFonts w:hint="default"/>
      </w:rPr>
    </w:lvl>
    <w:lvl w:ilvl="3">
      <w:start w:val="1"/>
      <w:numFmt w:val="decimal"/>
      <w:pStyle w:val="Heading4"/>
      <w:suff w:val="space"/>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27" w15:restartNumberingAfterBreak="0">
    <w:nsid w:val="4E566F7D"/>
    <w:multiLevelType w:val="hybridMultilevel"/>
    <w:tmpl w:val="211A2EA4"/>
    <w:lvl w:ilvl="0" w:tplc="15E2C664">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037208F"/>
    <w:multiLevelType w:val="hybridMultilevel"/>
    <w:tmpl w:val="9BEAE6C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9" w15:restartNumberingAfterBreak="0">
    <w:nsid w:val="521C500B"/>
    <w:multiLevelType w:val="multilevel"/>
    <w:tmpl w:val="FA22B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AA030D"/>
    <w:multiLevelType w:val="multilevel"/>
    <w:tmpl w:val="061E12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5AB49E8"/>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5FD1115C"/>
    <w:multiLevelType w:val="hybridMultilevel"/>
    <w:tmpl w:val="8F5C5078"/>
    <w:lvl w:ilvl="0" w:tplc="CF84BAEC">
      <w:start w:val="1"/>
      <w:numFmt w:val="decimal"/>
      <w:lvlText w:val="%1."/>
      <w:lvlJc w:val="left"/>
      <w:pPr>
        <w:ind w:left="1884" w:hanging="160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3" w15:restartNumberingAfterBreak="0">
    <w:nsid w:val="6A2610BB"/>
    <w:multiLevelType w:val="multilevel"/>
    <w:tmpl w:val="3B56D1D0"/>
    <w:styleLink w:val="CurrentList3"/>
    <w:lvl w:ilvl="0">
      <w:start w:val="1"/>
      <w:numFmt w:val="bullet"/>
      <w:lvlText w:val=""/>
      <w:lvlJc w:val="left"/>
      <w:pPr>
        <w:ind w:left="1004" w:hanging="360"/>
      </w:pPr>
      <w:rPr>
        <w:rFonts w:ascii="Symbol" w:hAnsi="Symbol" w:hint="default"/>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4" w15:restartNumberingAfterBreak="0">
    <w:nsid w:val="6DDD10F5"/>
    <w:multiLevelType w:val="hybridMultilevel"/>
    <w:tmpl w:val="7FF0A3A0"/>
    <w:lvl w:ilvl="0" w:tplc="182C93AA">
      <w:start w:val="1"/>
      <w:numFmt w:val="upperLetter"/>
      <w:pStyle w:val="Appendix"/>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E9215A6"/>
    <w:multiLevelType w:val="hybridMultilevel"/>
    <w:tmpl w:val="B262048A"/>
    <w:lvl w:ilvl="0" w:tplc="9796EF86">
      <w:start w:val="1"/>
      <w:numFmt w:val="decimal"/>
      <w:pStyle w:val="referenc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4B10B7C"/>
    <w:multiLevelType w:val="multilevel"/>
    <w:tmpl w:val="7354D142"/>
    <w:numStyleLink w:val="111111"/>
  </w:abstractNum>
  <w:abstractNum w:abstractNumId="37" w15:restartNumberingAfterBreak="0">
    <w:nsid w:val="773B61EB"/>
    <w:multiLevelType w:val="multilevel"/>
    <w:tmpl w:val="C1BA88DA"/>
    <w:styleLink w:val="CurrentList1"/>
    <w:lvl w:ilvl="0">
      <w:start w:val="1"/>
      <w:numFmt w:val="decimal"/>
      <w:lvlText w:val="%1."/>
      <w:lvlJc w:val="left"/>
      <w:pPr>
        <w:ind w:left="720" w:hanging="360"/>
      </w:pPr>
      <w:rPr>
        <w:rFonts w:ascii="LibertinusSans" w:hAnsi="LibertinusSans" w:hint="default"/>
        <w:b/>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6404612">
    <w:abstractNumId w:val="28"/>
  </w:num>
  <w:num w:numId="2" w16cid:durableId="1130249954">
    <w:abstractNumId w:val="32"/>
  </w:num>
  <w:num w:numId="3" w16cid:durableId="854151652">
    <w:abstractNumId w:val="10"/>
  </w:num>
  <w:num w:numId="4" w16cid:durableId="600376972">
    <w:abstractNumId w:val="23"/>
  </w:num>
  <w:num w:numId="5" w16cid:durableId="219487037">
    <w:abstractNumId w:val="27"/>
  </w:num>
  <w:num w:numId="6" w16cid:durableId="1458569511">
    <w:abstractNumId w:val="12"/>
  </w:num>
  <w:num w:numId="7" w16cid:durableId="1139349019">
    <w:abstractNumId w:val="21"/>
  </w:num>
  <w:num w:numId="8" w16cid:durableId="1360083096">
    <w:abstractNumId w:val="36"/>
  </w:num>
  <w:num w:numId="9" w16cid:durableId="1052079978">
    <w:abstractNumId w:val="30"/>
  </w:num>
  <w:num w:numId="10" w16cid:durableId="1564363658">
    <w:abstractNumId w:val="13"/>
  </w:num>
  <w:num w:numId="11" w16cid:durableId="1853909871">
    <w:abstractNumId w:val="29"/>
  </w:num>
  <w:num w:numId="12" w16cid:durableId="1831602536">
    <w:abstractNumId w:val="25"/>
  </w:num>
  <w:num w:numId="13" w16cid:durableId="1986428347">
    <w:abstractNumId w:val="18"/>
  </w:num>
  <w:num w:numId="14" w16cid:durableId="425928935">
    <w:abstractNumId w:val="0"/>
  </w:num>
  <w:num w:numId="15" w16cid:durableId="1253466738">
    <w:abstractNumId w:val="1"/>
  </w:num>
  <w:num w:numId="16" w16cid:durableId="1921060803">
    <w:abstractNumId w:val="2"/>
  </w:num>
  <w:num w:numId="17" w16cid:durableId="60250374">
    <w:abstractNumId w:val="3"/>
  </w:num>
  <w:num w:numId="18" w16cid:durableId="1711607149">
    <w:abstractNumId w:val="8"/>
  </w:num>
  <w:num w:numId="19" w16cid:durableId="1221016524">
    <w:abstractNumId w:val="4"/>
  </w:num>
  <w:num w:numId="20" w16cid:durableId="811554713">
    <w:abstractNumId w:val="5"/>
  </w:num>
  <w:num w:numId="21" w16cid:durableId="1983463104">
    <w:abstractNumId w:val="6"/>
  </w:num>
  <w:num w:numId="22" w16cid:durableId="1521118657">
    <w:abstractNumId w:val="7"/>
  </w:num>
  <w:num w:numId="23" w16cid:durableId="639270672">
    <w:abstractNumId w:val="9"/>
  </w:num>
  <w:num w:numId="24" w16cid:durableId="1631354851">
    <w:abstractNumId w:val="35"/>
  </w:num>
  <w:num w:numId="25" w16cid:durableId="1338922395">
    <w:abstractNumId w:val="14"/>
  </w:num>
  <w:num w:numId="26" w16cid:durableId="1281716718">
    <w:abstractNumId w:val="22"/>
  </w:num>
  <w:num w:numId="27" w16cid:durableId="4522102">
    <w:abstractNumId w:val="17"/>
    <w:lvlOverride w:ilvl="0">
      <w:lvl w:ilvl="0">
        <w:start w:val="1"/>
        <w:numFmt w:val="lowerLetter"/>
        <w:lvlText w:val="%1"/>
        <w:lvlJc w:val="left"/>
        <w:pPr>
          <w:ind w:left="360" w:hanging="360"/>
        </w:pPr>
        <w:rPr>
          <w:rFonts w:ascii="Times New Roman" w:hAnsi="Times New Roman"/>
          <w:i/>
          <w:sz w:val="20"/>
          <w:u w:val="none"/>
          <w:vertAlign w:val="superscript"/>
        </w:rPr>
      </w:lvl>
    </w:lvlOverride>
  </w:num>
  <w:num w:numId="28" w16cid:durableId="1927305605">
    <w:abstractNumId w:val="11"/>
  </w:num>
  <w:num w:numId="29" w16cid:durableId="970669956">
    <w:abstractNumId w:val="37"/>
  </w:num>
  <w:num w:numId="30" w16cid:durableId="1972055394">
    <w:abstractNumId w:val="16"/>
  </w:num>
  <w:num w:numId="31" w16cid:durableId="1263759554">
    <w:abstractNumId w:val="20"/>
  </w:num>
  <w:num w:numId="32" w16cid:durableId="1082873167">
    <w:abstractNumId w:val="19"/>
  </w:num>
  <w:num w:numId="33" w16cid:durableId="49808344">
    <w:abstractNumId w:val="26"/>
  </w:num>
  <w:num w:numId="34" w16cid:durableId="1156341540">
    <w:abstractNumId w:val="35"/>
    <w:lvlOverride w:ilvl="0">
      <w:startOverride w:val="1"/>
    </w:lvlOverride>
  </w:num>
  <w:num w:numId="35" w16cid:durableId="2083291043">
    <w:abstractNumId w:val="10"/>
    <w:lvlOverride w:ilvl="0">
      <w:startOverride w:val="1"/>
    </w:lvlOverride>
  </w:num>
  <w:num w:numId="36" w16cid:durableId="826364586">
    <w:abstractNumId w:val="10"/>
    <w:lvlOverride w:ilvl="0">
      <w:startOverride w:val="1"/>
    </w:lvlOverride>
  </w:num>
  <w:num w:numId="37" w16cid:durableId="268243250">
    <w:abstractNumId w:val="33"/>
  </w:num>
  <w:num w:numId="38" w16cid:durableId="1691176141">
    <w:abstractNumId w:val="24"/>
  </w:num>
  <w:num w:numId="39" w16cid:durableId="469204421">
    <w:abstractNumId w:val="31"/>
  </w:num>
  <w:num w:numId="40" w16cid:durableId="638069444">
    <w:abstractNumId w:val="34"/>
  </w:num>
  <w:num w:numId="41" w16cid:durableId="502086848">
    <w:abstractNumId w:val="10"/>
    <w:lvlOverride w:ilvl="0">
      <w:startOverride w:val="1"/>
    </w:lvlOverride>
  </w:num>
  <w:num w:numId="42" w16cid:durableId="1782603907">
    <w:abstractNumId w:val="10"/>
    <w:lvlOverride w:ilvl="0">
      <w:startOverride w:val="1"/>
    </w:lvlOverride>
  </w:num>
  <w:num w:numId="43" w16cid:durableId="334891049">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mberly Robasky">
    <w15:presenceInfo w15:providerId="Windows Live" w15:userId="c7f454e07deda4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aveSubset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pile-clusterType" w:val="normal"/>
    <w:docVar w:name="paperpile-doc-id" w:val="A531O518D298H982"/>
    <w:docVar w:name="paperpile-doc-name" w:val="2025-icbo_mcbo_robasky_et_al.docx"/>
    <w:docVar w:name="paperpile-includeDoi" w:val="false"/>
    <w:docVar w:name="paperpile-styleFile" w:val="springer-lecture-notes-in-computer-science.csl"/>
    <w:docVar w:name="paperpile-styleId" w:val="springer-lecture-notes-in-computer-science"/>
    <w:docVar w:name="paperpile-styleLabel" w:val="Springer - Lecture Notes in Computer Science"/>
    <w:docVar w:name="paperpile-styleLocale" w:val="default"/>
  </w:docVars>
  <w:rsids>
    <w:rsidRoot w:val="00520F5C"/>
    <w:rsid w:val="00002AC0"/>
    <w:rsid w:val="00003EEB"/>
    <w:rsid w:val="0001372E"/>
    <w:rsid w:val="00015305"/>
    <w:rsid w:val="00031E27"/>
    <w:rsid w:val="00046A24"/>
    <w:rsid w:val="000568EA"/>
    <w:rsid w:val="000649C3"/>
    <w:rsid w:val="000771E6"/>
    <w:rsid w:val="00091311"/>
    <w:rsid w:val="00095DD2"/>
    <w:rsid w:val="000A6726"/>
    <w:rsid w:val="000C1661"/>
    <w:rsid w:val="000C65DD"/>
    <w:rsid w:val="000D4B6E"/>
    <w:rsid w:val="000E19F4"/>
    <w:rsid w:val="000E561B"/>
    <w:rsid w:val="00102102"/>
    <w:rsid w:val="00111312"/>
    <w:rsid w:val="00114939"/>
    <w:rsid w:val="0012000D"/>
    <w:rsid w:val="001235D8"/>
    <w:rsid w:val="00125038"/>
    <w:rsid w:val="001427D1"/>
    <w:rsid w:val="00153630"/>
    <w:rsid w:val="00174F06"/>
    <w:rsid w:val="001865DA"/>
    <w:rsid w:val="0019485A"/>
    <w:rsid w:val="00195EE7"/>
    <w:rsid w:val="001A76DA"/>
    <w:rsid w:val="001B11C6"/>
    <w:rsid w:val="001F2B71"/>
    <w:rsid w:val="001F3A11"/>
    <w:rsid w:val="001F455C"/>
    <w:rsid w:val="00213535"/>
    <w:rsid w:val="0022151C"/>
    <w:rsid w:val="00224941"/>
    <w:rsid w:val="00240241"/>
    <w:rsid w:val="00270B4A"/>
    <w:rsid w:val="00274615"/>
    <w:rsid w:val="00280109"/>
    <w:rsid w:val="002802B7"/>
    <w:rsid w:val="00291032"/>
    <w:rsid w:val="00295846"/>
    <w:rsid w:val="002962CD"/>
    <w:rsid w:val="002B009F"/>
    <w:rsid w:val="002B5C88"/>
    <w:rsid w:val="002B7242"/>
    <w:rsid w:val="002C247B"/>
    <w:rsid w:val="002D1B64"/>
    <w:rsid w:val="002E0A95"/>
    <w:rsid w:val="002E65CE"/>
    <w:rsid w:val="0030196C"/>
    <w:rsid w:val="0031060C"/>
    <w:rsid w:val="00331985"/>
    <w:rsid w:val="00347002"/>
    <w:rsid w:val="003670CB"/>
    <w:rsid w:val="003706CE"/>
    <w:rsid w:val="00380CDE"/>
    <w:rsid w:val="00391417"/>
    <w:rsid w:val="003958ED"/>
    <w:rsid w:val="0039617C"/>
    <w:rsid w:val="003A1786"/>
    <w:rsid w:val="003A2840"/>
    <w:rsid w:val="003B7B24"/>
    <w:rsid w:val="003C18D0"/>
    <w:rsid w:val="003C34C5"/>
    <w:rsid w:val="003C4648"/>
    <w:rsid w:val="003D0553"/>
    <w:rsid w:val="003E16D3"/>
    <w:rsid w:val="003F1BE5"/>
    <w:rsid w:val="003F6FF4"/>
    <w:rsid w:val="00403C45"/>
    <w:rsid w:val="004072C5"/>
    <w:rsid w:val="004075B3"/>
    <w:rsid w:val="004137EA"/>
    <w:rsid w:val="00423244"/>
    <w:rsid w:val="00434AB2"/>
    <w:rsid w:val="004465BF"/>
    <w:rsid w:val="00450B34"/>
    <w:rsid w:val="00462045"/>
    <w:rsid w:val="00466050"/>
    <w:rsid w:val="00477C80"/>
    <w:rsid w:val="0049413A"/>
    <w:rsid w:val="004A7F5B"/>
    <w:rsid w:val="004C01B3"/>
    <w:rsid w:val="004C17BF"/>
    <w:rsid w:val="004C74D2"/>
    <w:rsid w:val="004C7C10"/>
    <w:rsid w:val="004D6E24"/>
    <w:rsid w:val="004F2953"/>
    <w:rsid w:val="004F428B"/>
    <w:rsid w:val="00502B35"/>
    <w:rsid w:val="005124B2"/>
    <w:rsid w:val="00516DEB"/>
    <w:rsid w:val="005170E6"/>
    <w:rsid w:val="00520F5C"/>
    <w:rsid w:val="005213E7"/>
    <w:rsid w:val="00521FF0"/>
    <w:rsid w:val="00527EF1"/>
    <w:rsid w:val="0053397E"/>
    <w:rsid w:val="00546BCA"/>
    <w:rsid w:val="00547F23"/>
    <w:rsid w:val="005548CE"/>
    <w:rsid w:val="00556D17"/>
    <w:rsid w:val="00566EC1"/>
    <w:rsid w:val="005732C8"/>
    <w:rsid w:val="00573E99"/>
    <w:rsid w:val="00586971"/>
    <w:rsid w:val="00587C39"/>
    <w:rsid w:val="005903A3"/>
    <w:rsid w:val="0059614E"/>
    <w:rsid w:val="005963C9"/>
    <w:rsid w:val="00596821"/>
    <w:rsid w:val="00596CC9"/>
    <w:rsid w:val="005A5798"/>
    <w:rsid w:val="005A5E4F"/>
    <w:rsid w:val="005B0EC6"/>
    <w:rsid w:val="005B4814"/>
    <w:rsid w:val="005B68DC"/>
    <w:rsid w:val="005D7E28"/>
    <w:rsid w:val="005F42E4"/>
    <w:rsid w:val="0060798F"/>
    <w:rsid w:val="00615F26"/>
    <w:rsid w:val="006212DB"/>
    <w:rsid w:val="00637500"/>
    <w:rsid w:val="00654C77"/>
    <w:rsid w:val="0065774D"/>
    <w:rsid w:val="00660272"/>
    <w:rsid w:val="00683C36"/>
    <w:rsid w:val="00684315"/>
    <w:rsid w:val="00690F77"/>
    <w:rsid w:val="006A105A"/>
    <w:rsid w:val="006B5828"/>
    <w:rsid w:val="006C237F"/>
    <w:rsid w:val="006D7B61"/>
    <w:rsid w:val="006F0D39"/>
    <w:rsid w:val="00703EE2"/>
    <w:rsid w:val="007169DF"/>
    <w:rsid w:val="00716AAC"/>
    <w:rsid w:val="0073057A"/>
    <w:rsid w:val="00731F0B"/>
    <w:rsid w:val="00734587"/>
    <w:rsid w:val="00742A87"/>
    <w:rsid w:val="00743608"/>
    <w:rsid w:val="007566E6"/>
    <w:rsid w:val="007574E9"/>
    <w:rsid w:val="00757729"/>
    <w:rsid w:val="0076368C"/>
    <w:rsid w:val="007649D9"/>
    <w:rsid w:val="007803CA"/>
    <w:rsid w:val="00782D4C"/>
    <w:rsid w:val="00785680"/>
    <w:rsid w:val="007902E3"/>
    <w:rsid w:val="00791443"/>
    <w:rsid w:val="00792C5C"/>
    <w:rsid w:val="007A6B73"/>
    <w:rsid w:val="007B027A"/>
    <w:rsid w:val="007C3DA6"/>
    <w:rsid w:val="007E0311"/>
    <w:rsid w:val="007E6706"/>
    <w:rsid w:val="007F2F09"/>
    <w:rsid w:val="007F4D8B"/>
    <w:rsid w:val="00800D7F"/>
    <w:rsid w:val="008069FC"/>
    <w:rsid w:val="008104C5"/>
    <w:rsid w:val="00822B48"/>
    <w:rsid w:val="00825998"/>
    <w:rsid w:val="00832690"/>
    <w:rsid w:val="00836CBA"/>
    <w:rsid w:val="00850E9D"/>
    <w:rsid w:val="00850F98"/>
    <w:rsid w:val="00857DA2"/>
    <w:rsid w:val="00857FAF"/>
    <w:rsid w:val="008A2AFE"/>
    <w:rsid w:val="008A31EB"/>
    <w:rsid w:val="008A698C"/>
    <w:rsid w:val="008A7BEF"/>
    <w:rsid w:val="008B41D6"/>
    <w:rsid w:val="008C4520"/>
    <w:rsid w:val="008D0821"/>
    <w:rsid w:val="008F3EDB"/>
    <w:rsid w:val="00915546"/>
    <w:rsid w:val="009267E3"/>
    <w:rsid w:val="009308C4"/>
    <w:rsid w:val="00956C2A"/>
    <w:rsid w:val="00956C8F"/>
    <w:rsid w:val="00960249"/>
    <w:rsid w:val="0096299C"/>
    <w:rsid w:val="00963383"/>
    <w:rsid w:val="00984CEB"/>
    <w:rsid w:val="009A31BD"/>
    <w:rsid w:val="009B1A6A"/>
    <w:rsid w:val="009C34AA"/>
    <w:rsid w:val="009C4F9F"/>
    <w:rsid w:val="009C7794"/>
    <w:rsid w:val="009D0EF2"/>
    <w:rsid w:val="009E4EBA"/>
    <w:rsid w:val="009F1FF0"/>
    <w:rsid w:val="00A175D0"/>
    <w:rsid w:val="00A17E5C"/>
    <w:rsid w:val="00A22CF5"/>
    <w:rsid w:val="00A3472C"/>
    <w:rsid w:val="00A36B64"/>
    <w:rsid w:val="00A37CF3"/>
    <w:rsid w:val="00A53114"/>
    <w:rsid w:val="00A533E1"/>
    <w:rsid w:val="00A60EDE"/>
    <w:rsid w:val="00A6214E"/>
    <w:rsid w:val="00A74053"/>
    <w:rsid w:val="00A8149E"/>
    <w:rsid w:val="00A93BA0"/>
    <w:rsid w:val="00A966AD"/>
    <w:rsid w:val="00AA52AB"/>
    <w:rsid w:val="00AB362B"/>
    <w:rsid w:val="00AB7FAE"/>
    <w:rsid w:val="00AC408B"/>
    <w:rsid w:val="00AC55A1"/>
    <w:rsid w:val="00AD1A56"/>
    <w:rsid w:val="00AD2024"/>
    <w:rsid w:val="00AD45B9"/>
    <w:rsid w:val="00AF120D"/>
    <w:rsid w:val="00B00BF8"/>
    <w:rsid w:val="00B07392"/>
    <w:rsid w:val="00B10925"/>
    <w:rsid w:val="00B33C99"/>
    <w:rsid w:val="00B3532F"/>
    <w:rsid w:val="00B5181D"/>
    <w:rsid w:val="00B63EAD"/>
    <w:rsid w:val="00B656E0"/>
    <w:rsid w:val="00B74D81"/>
    <w:rsid w:val="00B87BA8"/>
    <w:rsid w:val="00BA0F93"/>
    <w:rsid w:val="00BB2536"/>
    <w:rsid w:val="00C117B3"/>
    <w:rsid w:val="00C2233E"/>
    <w:rsid w:val="00C5178B"/>
    <w:rsid w:val="00C52ABA"/>
    <w:rsid w:val="00C52B06"/>
    <w:rsid w:val="00C539A9"/>
    <w:rsid w:val="00C60D2A"/>
    <w:rsid w:val="00CA4042"/>
    <w:rsid w:val="00CC41EE"/>
    <w:rsid w:val="00CD1FE2"/>
    <w:rsid w:val="00CD53C2"/>
    <w:rsid w:val="00CF1699"/>
    <w:rsid w:val="00CF2F63"/>
    <w:rsid w:val="00D02497"/>
    <w:rsid w:val="00D05CBA"/>
    <w:rsid w:val="00D17E93"/>
    <w:rsid w:val="00D2583A"/>
    <w:rsid w:val="00D36CD3"/>
    <w:rsid w:val="00D41684"/>
    <w:rsid w:val="00D45DC0"/>
    <w:rsid w:val="00D526CE"/>
    <w:rsid w:val="00D6084F"/>
    <w:rsid w:val="00D67A19"/>
    <w:rsid w:val="00D751DE"/>
    <w:rsid w:val="00D83C60"/>
    <w:rsid w:val="00D91BB5"/>
    <w:rsid w:val="00D965DC"/>
    <w:rsid w:val="00D97EF7"/>
    <w:rsid w:val="00DA3A83"/>
    <w:rsid w:val="00DC6C71"/>
    <w:rsid w:val="00DC7303"/>
    <w:rsid w:val="00DD2BB6"/>
    <w:rsid w:val="00DD4755"/>
    <w:rsid w:val="00DE1731"/>
    <w:rsid w:val="00DE1EA7"/>
    <w:rsid w:val="00DF0DD6"/>
    <w:rsid w:val="00DF169A"/>
    <w:rsid w:val="00DF1A7A"/>
    <w:rsid w:val="00DF1FB1"/>
    <w:rsid w:val="00DF24A1"/>
    <w:rsid w:val="00E0076F"/>
    <w:rsid w:val="00E04C3E"/>
    <w:rsid w:val="00E34537"/>
    <w:rsid w:val="00E46DA2"/>
    <w:rsid w:val="00E47582"/>
    <w:rsid w:val="00E4792B"/>
    <w:rsid w:val="00E515C1"/>
    <w:rsid w:val="00E55737"/>
    <w:rsid w:val="00E638B3"/>
    <w:rsid w:val="00E85B17"/>
    <w:rsid w:val="00E8787C"/>
    <w:rsid w:val="00E90FCD"/>
    <w:rsid w:val="00E9189D"/>
    <w:rsid w:val="00EA1FF4"/>
    <w:rsid w:val="00EA38F7"/>
    <w:rsid w:val="00EC0CC7"/>
    <w:rsid w:val="00EC7837"/>
    <w:rsid w:val="00ED4010"/>
    <w:rsid w:val="00ED7EEF"/>
    <w:rsid w:val="00EF281C"/>
    <w:rsid w:val="00F1197D"/>
    <w:rsid w:val="00F439FF"/>
    <w:rsid w:val="00F505F7"/>
    <w:rsid w:val="00F52189"/>
    <w:rsid w:val="00F75E42"/>
    <w:rsid w:val="00F817CC"/>
    <w:rsid w:val="00F952E2"/>
    <w:rsid w:val="00FA4539"/>
    <w:rsid w:val="00FA7B3E"/>
    <w:rsid w:val="00FC2DC0"/>
    <w:rsid w:val="00FC58AF"/>
    <w:rsid w:val="00FD6A7A"/>
    <w:rsid w:val="00FF0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09B87"/>
  <w15:chartTrackingRefBased/>
  <w15:docId w15:val="{A764B20B-AABD-46D5-8293-A55D9B895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114"/>
    <w:pPr>
      <w:spacing w:after="240" w:line="264" w:lineRule="auto"/>
      <w:ind w:firstLine="284"/>
      <w:contextualSpacing/>
      <w:jc w:val="both"/>
    </w:pPr>
    <w:rPr>
      <w:rFonts w:ascii="Libertinus Serif" w:eastAsia="Times New Roman" w:hAnsi="Libertinus Serif" w:cs="Times New Roman"/>
      <w:sz w:val="22"/>
      <w:szCs w:val="22"/>
      <w:lang w:eastAsia="en-GB"/>
    </w:rPr>
  </w:style>
  <w:style w:type="paragraph" w:styleId="Heading1">
    <w:name w:val="heading 1"/>
    <w:basedOn w:val="ListParagraph"/>
    <w:next w:val="Normal"/>
    <w:link w:val="Heading1Char"/>
    <w:uiPriority w:val="9"/>
    <w:qFormat/>
    <w:rsid w:val="007F4D8B"/>
    <w:pPr>
      <w:keepNext/>
      <w:numPr>
        <w:numId w:val="33"/>
      </w:numPr>
      <w:spacing w:after="180"/>
      <w:ind w:left="357"/>
      <w:jc w:val="left"/>
      <w:outlineLvl w:val="0"/>
    </w:pPr>
    <w:rPr>
      <w:rFonts w:ascii="Libertinus Sans" w:hAnsi="Libertinus Sans"/>
      <w:b/>
      <w:bCs/>
      <w:sz w:val="28"/>
      <w:szCs w:val="28"/>
    </w:rPr>
  </w:style>
  <w:style w:type="paragraph" w:styleId="Heading2">
    <w:name w:val="heading 2"/>
    <w:basedOn w:val="Heading1"/>
    <w:next w:val="Normal"/>
    <w:link w:val="Heading2Char"/>
    <w:uiPriority w:val="9"/>
    <w:unhideWhenUsed/>
    <w:qFormat/>
    <w:rsid w:val="00B87BA8"/>
    <w:pPr>
      <w:numPr>
        <w:ilvl w:val="1"/>
      </w:numPr>
      <w:spacing w:after="120"/>
      <w:ind w:left="794" w:hanging="794"/>
      <w:outlineLvl w:val="1"/>
    </w:pPr>
    <w:rPr>
      <w:sz w:val="24"/>
      <w:szCs w:val="24"/>
    </w:rPr>
  </w:style>
  <w:style w:type="paragraph" w:styleId="Heading3">
    <w:name w:val="heading 3"/>
    <w:basedOn w:val="Heading2"/>
    <w:next w:val="Normal"/>
    <w:link w:val="Heading3Char"/>
    <w:uiPriority w:val="9"/>
    <w:unhideWhenUsed/>
    <w:qFormat/>
    <w:rsid w:val="00B87BA8"/>
    <w:pPr>
      <w:numPr>
        <w:ilvl w:val="2"/>
      </w:numPr>
      <w:ind w:left="1225" w:hanging="1225"/>
      <w:outlineLvl w:val="2"/>
    </w:pPr>
  </w:style>
  <w:style w:type="paragraph" w:styleId="Heading4">
    <w:name w:val="heading 4"/>
    <w:basedOn w:val="Heading3"/>
    <w:next w:val="Normal"/>
    <w:link w:val="Heading4Char"/>
    <w:autoRedefine/>
    <w:uiPriority w:val="9"/>
    <w:semiHidden/>
    <w:unhideWhenUsed/>
    <w:rsid w:val="00B87BA8"/>
    <w:pPr>
      <w:keepLines/>
      <w:numPr>
        <w:ilvl w:val="3"/>
      </w:numPr>
      <w:ind w:left="1729" w:hanging="1729"/>
      <w:outlineLvl w:val="3"/>
    </w:pPr>
    <w:rPr>
      <w:rFonts w:eastAsiaTheme="majorEastAsia" w:cstheme="majorBid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
    <w:name w:val="reference"/>
    <w:basedOn w:val="Normal"/>
    <w:qFormat/>
    <w:rsid w:val="004F428B"/>
    <w:pPr>
      <w:numPr>
        <w:numId w:val="24"/>
      </w:numPr>
      <w:ind w:left="426" w:hanging="426"/>
    </w:pPr>
  </w:style>
  <w:style w:type="paragraph" w:styleId="FootnoteText">
    <w:name w:val="footnote text"/>
    <w:link w:val="FootnoteTextChar"/>
    <w:uiPriority w:val="99"/>
    <w:unhideWhenUsed/>
    <w:rsid w:val="00527EF1"/>
    <w:rPr>
      <w:rFonts w:ascii="Libertinus Serif" w:eastAsia="Times New Roman" w:hAnsi="Libertinus Serif" w:cs="Times New Roman"/>
      <w:sz w:val="18"/>
      <w:szCs w:val="18"/>
      <w:lang w:eastAsia="en-GB"/>
    </w:rPr>
  </w:style>
  <w:style w:type="character" w:customStyle="1" w:styleId="FootnoteTextChar">
    <w:name w:val="Footnote Text Char"/>
    <w:basedOn w:val="DefaultParagraphFont"/>
    <w:link w:val="FootnoteText"/>
    <w:uiPriority w:val="99"/>
    <w:rsid w:val="00527EF1"/>
    <w:rPr>
      <w:rFonts w:ascii="Libertinus Serif" w:eastAsia="Times New Roman" w:hAnsi="Libertinus Serif" w:cs="Times New Roman"/>
      <w:sz w:val="18"/>
      <w:szCs w:val="18"/>
      <w:lang w:eastAsia="en-GB"/>
    </w:rPr>
  </w:style>
  <w:style w:type="character" w:styleId="FootnoteReference">
    <w:name w:val="footnote reference"/>
    <w:basedOn w:val="DefaultParagraphFont"/>
    <w:uiPriority w:val="99"/>
    <w:semiHidden/>
    <w:unhideWhenUsed/>
    <w:rsid w:val="00520F5C"/>
    <w:rPr>
      <w:vertAlign w:val="superscript"/>
    </w:rPr>
  </w:style>
  <w:style w:type="table" w:styleId="TableGrid">
    <w:name w:val="Table Grid"/>
    <w:basedOn w:val="TableNormal"/>
    <w:uiPriority w:val="39"/>
    <w:rsid w:val="00520F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list">
    <w:name w:val="Numbered list"/>
    <w:basedOn w:val="Normal"/>
    <w:qFormat/>
    <w:rsid w:val="00E638B3"/>
    <w:pPr>
      <w:numPr>
        <w:numId w:val="3"/>
      </w:numPr>
      <w:spacing w:before="240"/>
    </w:pPr>
  </w:style>
  <w:style w:type="character" w:customStyle="1" w:styleId="Heading1Char">
    <w:name w:val="Heading 1 Char"/>
    <w:basedOn w:val="DefaultParagraphFont"/>
    <w:link w:val="Heading1"/>
    <w:uiPriority w:val="9"/>
    <w:rsid w:val="007F4D8B"/>
    <w:rPr>
      <w:rFonts w:ascii="Libertinus Sans" w:eastAsia="Times New Roman" w:hAnsi="Libertinus Sans" w:cs="Times New Roman"/>
      <w:b/>
      <w:bCs/>
      <w:sz w:val="28"/>
      <w:szCs w:val="28"/>
      <w:lang w:eastAsia="en-GB"/>
    </w:rPr>
  </w:style>
  <w:style w:type="paragraph" w:styleId="Title">
    <w:name w:val="Title"/>
    <w:basedOn w:val="Normal"/>
    <w:next w:val="Normal"/>
    <w:link w:val="TitleChar"/>
    <w:uiPriority w:val="10"/>
    <w:qFormat/>
    <w:rsid w:val="004465BF"/>
    <w:pPr>
      <w:spacing w:before="100" w:beforeAutospacing="1" w:after="100" w:afterAutospacing="1"/>
      <w:ind w:firstLine="0"/>
      <w:jc w:val="left"/>
    </w:pPr>
    <w:rPr>
      <w:rFonts w:ascii="Libertinus Sans" w:hAnsi="Libertinus Sans"/>
      <w:b/>
      <w:bCs/>
      <w:sz w:val="34"/>
      <w:szCs w:val="34"/>
    </w:rPr>
  </w:style>
  <w:style w:type="character" w:customStyle="1" w:styleId="TitleChar">
    <w:name w:val="Title Char"/>
    <w:basedOn w:val="DefaultParagraphFont"/>
    <w:link w:val="Title"/>
    <w:uiPriority w:val="10"/>
    <w:rsid w:val="004465BF"/>
    <w:rPr>
      <w:rFonts w:ascii="Libertinus Sans" w:eastAsia="Times New Roman" w:hAnsi="Libertinus Sans" w:cs="Times New Roman"/>
      <w:b/>
      <w:bCs/>
      <w:sz w:val="34"/>
      <w:szCs w:val="34"/>
      <w:lang w:eastAsia="en-GB"/>
    </w:rPr>
  </w:style>
  <w:style w:type="paragraph" w:customStyle="1" w:styleId="BulletedList">
    <w:name w:val="Bulleted List"/>
    <w:basedOn w:val="Numberedlist"/>
    <w:qFormat/>
    <w:rsid w:val="0049413A"/>
    <w:pPr>
      <w:numPr>
        <w:numId w:val="4"/>
      </w:numPr>
    </w:pPr>
  </w:style>
  <w:style w:type="paragraph" w:customStyle="1" w:styleId="AbstractTitle">
    <w:name w:val="Abstract Title"/>
    <w:qFormat/>
    <w:rsid w:val="00F505F7"/>
    <w:pPr>
      <w:spacing w:before="300"/>
      <w:ind w:left="1134"/>
    </w:pPr>
    <w:rPr>
      <w:rFonts w:ascii="Libertinus Serif" w:eastAsia="Times New Roman" w:hAnsi="Libertinus Serif" w:cs="Times New Roman"/>
      <w:b/>
      <w:bCs/>
      <w:sz w:val="22"/>
      <w:szCs w:val="22"/>
      <w:lang w:eastAsia="en-GB"/>
    </w:rPr>
  </w:style>
  <w:style w:type="paragraph" w:customStyle="1" w:styleId="University">
    <w:name w:val="University"/>
    <w:qFormat/>
    <w:rsid w:val="00DD2BB6"/>
    <w:pPr>
      <w:spacing w:after="40"/>
    </w:pPr>
    <w:rPr>
      <w:rFonts w:ascii="Libertinus Serif" w:eastAsia="Times New Roman" w:hAnsi="Libertinus Serif" w:cs="Times New Roman"/>
      <w:i/>
      <w:iCs/>
      <w:sz w:val="18"/>
      <w:szCs w:val="18"/>
      <w:lang w:eastAsia="en-GB"/>
    </w:rPr>
  </w:style>
  <w:style w:type="paragraph" w:customStyle="1" w:styleId="AbstractText">
    <w:name w:val="Abstract Text"/>
    <w:qFormat/>
    <w:rsid w:val="003D0553"/>
    <w:pPr>
      <w:ind w:left="1134"/>
      <w:jc w:val="both"/>
    </w:pPr>
    <w:rPr>
      <w:rFonts w:ascii="Libertinus Serif" w:eastAsia="Times New Roman" w:hAnsi="Libertinus Serif" w:cs="Times New Roman"/>
      <w:sz w:val="18"/>
      <w:szCs w:val="18"/>
      <w:lang w:eastAsia="en-GB"/>
    </w:rPr>
  </w:style>
  <w:style w:type="paragraph" w:customStyle="1" w:styleId="AuthorFirstName">
    <w:name w:val="Author First Name"/>
    <w:basedOn w:val="Normal"/>
    <w:link w:val="AuthorFirstNameChar"/>
    <w:qFormat/>
    <w:rsid w:val="007566E6"/>
    <w:pPr>
      <w:spacing w:before="100" w:beforeAutospacing="1" w:after="100" w:afterAutospacing="1"/>
      <w:ind w:firstLine="0"/>
      <w:jc w:val="left"/>
    </w:pPr>
    <w:rPr>
      <w:color w:val="7F7F7F"/>
      <w:sz w:val="24"/>
      <w:szCs w:val="24"/>
    </w:rPr>
  </w:style>
  <w:style w:type="character" w:customStyle="1" w:styleId="Heading2Char">
    <w:name w:val="Heading 2 Char"/>
    <w:basedOn w:val="DefaultParagraphFont"/>
    <w:link w:val="Heading2"/>
    <w:uiPriority w:val="9"/>
    <w:rsid w:val="00B87BA8"/>
    <w:rPr>
      <w:rFonts w:ascii="Libertinus Serif" w:eastAsia="Times New Roman" w:hAnsi="Libertinus Serif" w:cs="Times New Roman"/>
      <w:b/>
      <w:bCs/>
      <w:lang w:eastAsia="en-GB"/>
    </w:rPr>
  </w:style>
  <w:style w:type="paragraph" w:customStyle="1" w:styleId="Tablenumber">
    <w:name w:val="Table number"/>
    <w:basedOn w:val="Normal"/>
    <w:next w:val="Tablecaption"/>
    <w:qFormat/>
    <w:rsid w:val="007B027A"/>
    <w:pPr>
      <w:spacing w:before="240" w:after="0"/>
      <w:ind w:firstLine="0"/>
    </w:pPr>
    <w:rPr>
      <w:rFonts w:cs="Calibri"/>
      <w:b/>
      <w:bCs/>
    </w:rPr>
  </w:style>
  <w:style w:type="paragraph" w:customStyle="1" w:styleId="Tablecaption">
    <w:name w:val="Table caption"/>
    <w:basedOn w:val="Normal"/>
    <w:qFormat/>
    <w:rsid w:val="00B74D81"/>
    <w:pPr>
      <w:spacing w:after="60"/>
      <w:ind w:firstLine="0"/>
    </w:pPr>
    <w:rPr>
      <w:bCs/>
    </w:rPr>
  </w:style>
  <w:style w:type="numbering" w:styleId="111111">
    <w:name w:val="Outline List 2"/>
    <w:basedOn w:val="NoList"/>
    <w:uiPriority w:val="99"/>
    <w:semiHidden/>
    <w:unhideWhenUsed/>
    <w:rsid w:val="00785680"/>
    <w:pPr>
      <w:numPr>
        <w:numId w:val="7"/>
      </w:numPr>
    </w:pPr>
  </w:style>
  <w:style w:type="table" w:customStyle="1" w:styleId="Style1">
    <w:name w:val="Style1"/>
    <w:basedOn w:val="TableNormal"/>
    <w:uiPriority w:val="99"/>
    <w:rsid w:val="00DF0DD6"/>
    <w:rPr>
      <w:rFonts w:ascii="Times New Roman" w:hAnsi="Times New Roman"/>
    </w:rPr>
    <w:tblPr/>
  </w:style>
  <w:style w:type="paragraph" w:customStyle="1" w:styleId="Figure">
    <w:name w:val="Figure"/>
    <w:basedOn w:val="Normal"/>
    <w:next w:val="Figurenumber"/>
    <w:qFormat/>
    <w:rsid w:val="007E0311"/>
    <w:pPr>
      <w:keepNext/>
      <w:spacing w:before="300" w:after="120"/>
      <w:ind w:firstLine="0"/>
      <w:jc w:val="center"/>
    </w:pPr>
    <w:rPr>
      <w:noProof/>
    </w:rPr>
  </w:style>
  <w:style w:type="paragraph" w:customStyle="1" w:styleId="Figurenumber">
    <w:name w:val="Figure number"/>
    <w:basedOn w:val="Normal"/>
    <w:next w:val="Normal"/>
    <w:link w:val="FigurenumberChar"/>
    <w:qFormat/>
    <w:rsid w:val="00B07392"/>
    <w:pPr>
      <w:spacing w:before="120"/>
      <w:ind w:firstLine="0"/>
      <w:jc w:val="left"/>
    </w:pPr>
    <w:rPr>
      <w:b/>
    </w:rPr>
  </w:style>
  <w:style w:type="character" w:styleId="Hyperlink">
    <w:name w:val="Hyperlink"/>
    <w:uiPriority w:val="99"/>
    <w:unhideWhenUsed/>
    <w:rsid w:val="006D7B61"/>
    <w:rPr>
      <w:rFonts w:ascii="Libertinus Serif" w:hAnsi="Libertinus Serif"/>
      <w:b w:val="0"/>
      <w:i w:val="0"/>
      <w:color w:val="2F4E4F"/>
    </w:rPr>
  </w:style>
  <w:style w:type="character" w:styleId="PlaceholderText">
    <w:name w:val="Placeholder Text"/>
    <w:basedOn w:val="DefaultParagraphFont"/>
    <w:uiPriority w:val="99"/>
    <w:semiHidden/>
    <w:rsid w:val="00DF0DD6"/>
    <w:rPr>
      <w:color w:val="808080"/>
    </w:rPr>
  </w:style>
  <w:style w:type="paragraph" w:styleId="Caption">
    <w:name w:val="caption"/>
    <w:basedOn w:val="Normal"/>
    <w:next w:val="Normal"/>
    <w:uiPriority w:val="35"/>
    <w:unhideWhenUsed/>
    <w:qFormat/>
    <w:rsid w:val="00DD4755"/>
    <w:pPr>
      <w:spacing w:after="200"/>
    </w:pPr>
    <w:rPr>
      <w:i/>
      <w:iCs/>
      <w:color w:val="44546A" w:themeColor="text2"/>
      <w:sz w:val="18"/>
      <w:szCs w:val="18"/>
    </w:rPr>
  </w:style>
  <w:style w:type="character" w:customStyle="1" w:styleId="Heading3Char">
    <w:name w:val="Heading 3 Char"/>
    <w:basedOn w:val="DefaultParagraphFont"/>
    <w:link w:val="Heading3"/>
    <w:uiPriority w:val="9"/>
    <w:rsid w:val="00B87BA8"/>
    <w:rPr>
      <w:rFonts w:ascii="Libertinus Serif" w:eastAsia="Times New Roman" w:hAnsi="Libertinus Serif" w:cs="Times New Roman"/>
      <w:b/>
      <w:bCs/>
      <w:lang w:eastAsia="en-GB"/>
    </w:rPr>
  </w:style>
  <w:style w:type="paragraph" w:styleId="NormalWeb">
    <w:name w:val="Normal (Web)"/>
    <w:basedOn w:val="Normal"/>
    <w:uiPriority w:val="99"/>
    <w:unhideWhenUsed/>
    <w:rsid w:val="00DD4755"/>
    <w:rPr>
      <w:sz w:val="24"/>
      <w:szCs w:val="24"/>
    </w:rPr>
  </w:style>
  <w:style w:type="numbering" w:customStyle="1" w:styleId="Universitiesnumberedlist">
    <w:name w:val="Universities numbered list"/>
    <w:uiPriority w:val="99"/>
    <w:rsid w:val="005F42E4"/>
    <w:pPr>
      <w:numPr>
        <w:numId w:val="25"/>
      </w:numPr>
    </w:pPr>
  </w:style>
  <w:style w:type="paragraph" w:styleId="ListParagraph">
    <w:name w:val="List Paragraph"/>
    <w:basedOn w:val="Normal"/>
    <w:uiPriority w:val="34"/>
    <w:qFormat/>
    <w:rsid w:val="005B0EC6"/>
    <w:pPr>
      <w:ind w:left="720"/>
    </w:pPr>
  </w:style>
  <w:style w:type="paragraph" w:customStyle="1" w:styleId="Keywordstitle">
    <w:name w:val="Keywords title"/>
    <w:qFormat/>
    <w:rsid w:val="003D0553"/>
    <w:pPr>
      <w:spacing w:before="220"/>
      <w:ind w:left="1134"/>
    </w:pPr>
    <w:rPr>
      <w:rFonts w:ascii="Libertinus Serif" w:eastAsia="Times New Roman" w:hAnsi="Libertinus Serif" w:cs="Times New Roman"/>
      <w:b/>
      <w:bCs/>
      <w:sz w:val="22"/>
      <w:szCs w:val="22"/>
      <w:lang w:eastAsia="en-GB"/>
    </w:rPr>
  </w:style>
  <w:style w:type="numbering" w:customStyle="1" w:styleId="CurrentList1">
    <w:name w:val="Current List1"/>
    <w:uiPriority w:val="99"/>
    <w:rsid w:val="005B0EC6"/>
    <w:pPr>
      <w:numPr>
        <w:numId w:val="29"/>
      </w:numPr>
    </w:pPr>
  </w:style>
  <w:style w:type="numbering" w:customStyle="1" w:styleId="CurrentList2">
    <w:name w:val="Current List2"/>
    <w:uiPriority w:val="99"/>
    <w:rsid w:val="005B0EC6"/>
    <w:pPr>
      <w:numPr>
        <w:numId w:val="31"/>
      </w:numPr>
    </w:pPr>
  </w:style>
  <w:style w:type="paragraph" w:customStyle="1" w:styleId="Keywordswords">
    <w:name w:val="Keywords words"/>
    <w:qFormat/>
    <w:rsid w:val="0096299C"/>
    <w:pPr>
      <w:spacing w:after="480"/>
      <w:ind w:firstLine="1134"/>
    </w:pPr>
    <w:rPr>
      <w:rFonts w:ascii="Libertinus Serif" w:eastAsia="Times New Roman" w:hAnsi="Libertinus Serif" w:cs="Times New Roman"/>
      <w:sz w:val="18"/>
      <w:szCs w:val="18"/>
      <w:lang w:eastAsia="en-GB"/>
    </w:rPr>
  </w:style>
  <w:style w:type="paragraph" w:styleId="Header">
    <w:name w:val="header"/>
    <w:basedOn w:val="Normal"/>
    <w:link w:val="HeaderChar"/>
    <w:uiPriority w:val="99"/>
    <w:unhideWhenUsed/>
    <w:rsid w:val="005548CE"/>
    <w:pPr>
      <w:tabs>
        <w:tab w:val="center" w:pos="4513"/>
        <w:tab w:val="right" w:pos="9026"/>
      </w:tabs>
    </w:pPr>
  </w:style>
  <w:style w:type="character" w:customStyle="1" w:styleId="HeaderChar">
    <w:name w:val="Header Char"/>
    <w:basedOn w:val="DefaultParagraphFont"/>
    <w:link w:val="Header"/>
    <w:uiPriority w:val="99"/>
    <w:rsid w:val="005548CE"/>
    <w:rPr>
      <w:rFonts w:ascii="LibertinusSerif" w:eastAsia="Times New Roman" w:hAnsi="LibertinusSerif" w:cs="Times New Roman"/>
      <w:sz w:val="22"/>
      <w:szCs w:val="22"/>
      <w:lang w:eastAsia="en-GB"/>
    </w:rPr>
  </w:style>
  <w:style w:type="paragraph" w:styleId="Footer">
    <w:name w:val="footer"/>
    <w:basedOn w:val="Normal"/>
    <w:link w:val="FooterChar"/>
    <w:uiPriority w:val="99"/>
    <w:unhideWhenUsed/>
    <w:rsid w:val="005548CE"/>
    <w:pPr>
      <w:tabs>
        <w:tab w:val="center" w:pos="4513"/>
        <w:tab w:val="right" w:pos="9026"/>
      </w:tabs>
    </w:pPr>
  </w:style>
  <w:style w:type="character" w:customStyle="1" w:styleId="FooterChar">
    <w:name w:val="Footer Char"/>
    <w:basedOn w:val="DefaultParagraphFont"/>
    <w:link w:val="Footer"/>
    <w:uiPriority w:val="99"/>
    <w:rsid w:val="005548CE"/>
    <w:rPr>
      <w:rFonts w:ascii="LibertinusSerif" w:eastAsia="Times New Roman" w:hAnsi="LibertinusSerif" w:cs="Times New Roman"/>
      <w:sz w:val="22"/>
      <w:szCs w:val="22"/>
      <w:lang w:eastAsia="en-GB"/>
    </w:rPr>
  </w:style>
  <w:style w:type="character" w:styleId="UnresolvedMention">
    <w:name w:val="Unresolved Mention"/>
    <w:basedOn w:val="DefaultParagraphFont"/>
    <w:uiPriority w:val="99"/>
    <w:semiHidden/>
    <w:unhideWhenUsed/>
    <w:rsid w:val="003706CE"/>
    <w:rPr>
      <w:color w:val="605E5C"/>
      <w:shd w:val="clear" w:color="auto" w:fill="E1DFDD"/>
    </w:rPr>
  </w:style>
  <w:style w:type="character" w:styleId="FollowedHyperlink">
    <w:name w:val="FollowedHyperlink"/>
    <w:basedOn w:val="Hyperlink"/>
    <w:uiPriority w:val="99"/>
    <w:semiHidden/>
    <w:unhideWhenUsed/>
    <w:rsid w:val="00D45DC0"/>
    <w:rPr>
      <w:rFonts w:ascii="Libertinus Serif" w:hAnsi="Libertinus Serif"/>
      <w:b w:val="0"/>
      <w:i w:val="0"/>
      <w:color w:val="2F4E4F"/>
      <w:u w:val="none"/>
    </w:rPr>
  </w:style>
  <w:style w:type="character" w:customStyle="1" w:styleId="Heading4Char">
    <w:name w:val="Heading 4 Char"/>
    <w:basedOn w:val="DefaultParagraphFont"/>
    <w:link w:val="Heading4"/>
    <w:uiPriority w:val="9"/>
    <w:semiHidden/>
    <w:rsid w:val="00B87BA8"/>
    <w:rPr>
      <w:rFonts w:ascii="Libertinus Serif" w:eastAsiaTheme="majorEastAsia" w:hAnsi="Libertinus Serif" w:cstheme="majorBidi"/>
      <w:b/>
      <w:bCs/>
      <w:iCs/>
      <w:color w:val="000000" w:themeColor="text1"/>
      <w:lang w:eastAsia="en-GB"/>
    </w:rPr>
  </w:style>
  <w:style w:type="paragraph" w:customStyle="1" w:styleId="AuthorLastName">
    <w:name w:val="Author Last Name"/>
    <w:basedOn w:val="AuthorFirstName"/>
    <w:link w:val="AuthorLastNameChar"/>
    <w:qFormat/>
    <w:rsid w:val="00FA7B3E"/>
    <w:rPr>
      <w:color w:val="000000" w:themeColor="text1"/>
    </w:rPr>
  </w:style>
  <w:style w:type="character" w:customStyle="1" w:styleId="AuthorFirstNameChar">
    <w:name w:val="Author First Name Char"/>
    <w:basedOn w:val="DefaultParagraphFont"/>
    <w:link w:val="AuthorFirstName"/>
    <w:rsid w:val="00FA7B3E"/>
    <w:rPr>
      <w:rFonts w:ascii="Libertinus Serif" w:eastAsia="Times New Roman" w:hAnsi="Libertinus Serif" w:cs="Times New Roman"/>
      <w:color w:val="7F7F7F"/>
      <w:lang w:eastAsia="en-GB"/>
    </w:rPr>
  </w:style>
  <w:style w:type="character" w:customStyle="1" w:styleId="AuthorLastNameChar">
    <w:name w:val="Author Last Name Char"/>
    <w:basedOn w:val="AuthorFirstNameChar"/>
    <w:link w:val="AuthorLastName"/>
    <w:rsid w:val="00FA7B3E"/>
    <w:rPr>
      <w:rFonts w:ascii="Libertinus Serif" w:eastAsia="Times New Roman" w:hAnsi="Libertinus Serif" w:cs="Times New Roman"/>
      <w:color w:val="000000" w:themeColor="text1"/>
      <w:lang w:eastAsia="en-GB"/>
    </w:rPr>
  </w:style>
  <w:style w:type="paragraph" w:customStyle="1" w:styleId="Proceedingstitle">
    <w:name w:val="Proceedings title"/>
    <w:basedOn w:val="FootnoteText"/>
    <w:qFormat/>
    <w:rsid w:val="00DC7303"/>
    <w:rPr>
      <w:i/>
    </w:rPr>
  </w:style>
  <w:style w:type="paragraph" w:customStyle="1" w:styleId="AcknowledgementsHeading">
    <w:name w:val="Acknowledgements (Heading)"/>
    <w:basedOn w:val="Heading1"/>
    <w:qFormat/>
    <w:rsid w:val="00E85B17"/>
    <w:pPr>
      <w:numPr>
        <w:numId w:val="0"/>
      </w:numPr>
      <w:ind w:left="360" w:hanging="360"/>
    </w:pPr>
  </w:style>
  <w:style w:type="character" w:customStyle="1" w:styleId="FigurenumberChar">
    <w:name w:val="Figure number Char"/>
    <w:basedOn w:val="DefaultParagraphFont"/>
    <w:link w:val="Figurenumber"/>
    <w:rsid w:val="00B07392"/>
    <w:rPr>
      <w:rFonts w:ascii="Libertinus Serif" w:eastAsia="Times New Roman" w:hAnsi="Libertinus Serif" w:cs="Times New Roman"/>
      <w:b/>
      <w:sz w:val="22"/>
      <w:szCs w:val="22"/>
      <w:lang w:eastAsia="en-GB"/>
    </w:rPr>
  </w:style>
  <w:style w:type="paragraph" w:customStyle="1" w:styleId="Figurecaption">
    <w:name w:val="Figure caption"/>
    <w:basedOn w:val="Normal"/>
    <w:next w:val="Normal"/>
    <w:link w:val="FigurecaptionChar"/>
    <w:qFormat/>
    <w:rsid w:val="00002AC0"/>
    <w:pPr>
      <w:spacing w:before="60"/>
      <w:ind w:firstLine="0"/>
    </w:pPr>
  </w:style>
  <w:style w:type="character" w:customStyle="1" w:styleId="FigurecaptionChar">
    <w:name w:val="Figure caption Char"/>
    <w:basedOn w:val="FigurenumberChar"/>
    <w:link w:val="Figurecaption"/>
    <w:rsid w:val="00002AC0"/>
    <w:rPr>
      <w:rFonts w:ascii="Libertinus Serif" w:eastAsia="Times New Roman" w:hAnsi="Libertinus Serif" w:cs="Times New Roman"/>
      <w:b w:val="0"/>
      <w:sz w:val="22"/>
      <w:szCs w:val="22"/>
      <w:lang w:eastAsia="en-GB"/>
    </w:rPr>
  </w:style>
  <w:style w:type="paragraph" w:customStyle="1" w:styleId="ReferencesHeading">
    <w:name w:val="References (Heading)"/>
    <w:basedOn w:val="AcknowledgementsHeading"/>
    <w:qFormat/>
    <w:rsid w:val="00B07392"/>
  </w:style>
  <w:style w:type="paragraph" w:customStyle="1" w:styleId="Copyrightmessage">
    <w:name w:val="Copyright message"/>
    <w:basedOn w:val="FootnoteText"/>
    <w:qFormat/>
    <w:rsid w:val="00195EE7"/>
    <w:rPr>
      <w:sz w:val="12"/>
      <w:szCs w:val="12"/>
    </w:rPr>
  </w:style>
  <w:style w:type="numbering" w:customStyle="1" w:styleId="CurrentList3">
    <w:name w:val="Current List3"/>
    <w:uiPriority w:val="99"/>
    <w:rsid w:val="00E638B3"/>
    <w:pPr>
      <w:numPr>
        <w:numId w:val="37"/>
      </w:numPr>
    </w:pPr>
  </w:style>
  <w:style w:type="numbering" w:customStyle="1" w:styleId="CurrentList4">
    <w:name w:val="Current List4"/>
    <w:uiPriority w:val="99"/>
    <w:rsid w:val="0049413A"/>
    <w:pPr>
      <w:numPr>
        <w:numId w:val="38"/>
      </w:numPr>
    </w:pPr>
  </w:style>
  <w:style w:type="paragraph" w:customStyle="1" w:styleId="Appendix">
    <w:name w:val="Appendix"/>
    <w:basedOn w:val="Heading1"/>
    <w:next w:val="Normal"/>
    <w:qFormat/>
    <w:rsid w:val="005A5E4F"/>
    <w:pPr>
      <w:numPr>
        <w:numId w:val="40"/>
      </w:numPr>
    </w:pPr>
    <w:rPr>
      <w:lang w:val="sv-SE"/>
    </w:rPr>
  </w:style>
  <w:style w:type="numbering" w:customStyle="1" w:styleId="CurrentList5">
    <w:name w:val="Current List5"/>
    <w:uiPriority w:val="99"/>
    <w:rsid w:val="005A5E4F"/>
    <w:pPr>
      <w:numPr>
        <w:numId w:val="39"/>
      </w:numPr>
    </w:pPr>
  </w:style>
  <w:style w:type="paragraph" w:styleId="EndnoteText">
    <w:name w:val="endnote text"/>
    <w:basedOn w:val="Normal"/>
    <w:link w:val="EndnoteTextChar"/>
    <w:uiPriority w:val="99"/>
    <w:semiHidden/>
    <w:unhideWhenUsed/>
    <w:rsid w:val="009C34AA"/>
    <w:pPr>
      <w:spacing w:line="240" w:lineRule="auto"/>
    </w:pPr>
    <w:rPr>
      <w:sz w:val="20"/>
      <w:szCs w:val="20"/>
    </w:rPr>
  </w:style>
  <w:style w:type="character" w:customStyle="1" w:styleId="EndnoteTextChar">
    <w:name w:val="Endnote Text Char"/>
    <w:basedOn w:val="DefaultParagraphFont"/>
    <w:link w:val="EndnoteText"/>
    <w:uiPriority w:val="99"/>
    <w:semiHidden/>
    <w:rsid w:val="009C34AA"/>
    <w:rPr>
      <w:rFonts w:ascii="Libertinus Serif" w:eastAsia="Times New Roman" w:hAnsi="Libertinus Serif" w:cs="Times New Roman"/>
      <w:sz w:val="20"/>
      <w:szCs w:val="20"/>
      <w:lang w:eastAsia="en-GB"/>
    </w:rPr>
  </w:style>
  <w:style w:type="character" w:styleId="EndnoteReference">
    <w:name w:val="endnote reference"/>
    <w:basedOn w:val="DefaultParagraphFont"/>
    <w:uiPriority w:val="99"/>
    <w:semiHidden/>
    <w:unhideWhenUsed/>
    <w:rsid w:val="009C34AA"/>
    <w:rPr>
      <w:vertAlign w:val="superscript"/>
    </w:rPr>
  </w:style>
  <w:style w:type="paragraph" w:styleId="Revision">
    <w:name w:val="Revision"/>
    <w:hidden/>
    <w:uiPriority w:val="99"/>
    <w:semiHidden/>
    <w:rsid w:val="00E47582"/>
    <w:rPr>
      <w:rFonts w:ascii="Libertinus Serif" w:eastAsia="Times New Roman" w:hAnsi="Libertinus Serif" w:cs="Times New Roman"/>
      <w:sz w:val="22"/>
      <w:szCs w:val="22"/>
      <w:lang w:eastAsia="en-GB"/>
    </w:rPr>
  </w:style>
  <w:style w:type="character" w:styleId="CommentReference">
    <w:name w:val="annotation reference"/>
    <w:basedOn w:val="DefaultParagraphFont"/>
    <w:uiPriority w:val="99"/>
    <w:semiHidden/>
    <w:unhideWhenUsed/>
    <w:rsid w:val="002C247B"/>
    <w:rPr>
      <w:sz w:val="16"/>
      <w:szCs w:val="16"/>
    </w:rPr>
  </w:style>
  <w:style w:type="paragraph" w:styleId="CommentText">
    <w:name w:val="annotation text"/>
    <w:basedOn w:val="Normal"/>
    <w:link w:val="CommentTextChar"/>
    <w:uiPriority w:val="99"/>
    <w:unhideWhenUsed/>
    <w:rsid w:val="002C247B"/>
    <w:pPr>
      <w:spacing w:line="240" w:lineRule="auto"/>
    </w:pPr>
    <w:rPr>
      <w:sz w:val="20"/>
      <w:szCs w:val="20"/>
    </w:rPr>
  </w:style>
  <w:style w:type="character" w:customStyle="1" w:styleId="CommentTextChar">
    <w:name w:val="Comment Text Char"/>
    <w:basedOn w:val="DefaultParagraphFont"/>
    <w:link w:val="CommentText"/>
    <w:uiPriority w:val="99"/>
    <w:rsid w:val="002C247B"/>
    <w:rPr>
      <w:rFonts w:ascii="Libertinus Serif" w:eastAsia="Times New Roman" w:hAnsi="Libertinus Serif"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2C247B"/>
    <w:rPr>
      <w:b/>
      <w:bCs/>
    </w:rPr>
  </w:style>
  <w:style w:type="character" w:customStyle="1" w:styleId="CommentSubjectChar">
    <w:name w:val="Comment Subject Char"/>
    <w:basedOn w:val="CommentTextChar"/>
    <w:link w:val="CommentSubject"/>
    <w:uiPriority w:val="99"/>
    <w:semiHidden/>
    <w:rsid w:val="002C247B"/>
    <w:rPr>
      <w:rFonts w:ascii="Libertinus Serif" w:eastAsia="Times New Roman" w:hAnsi="Libertinus Serif" w:cs="Times New Roman"/>
      <w:b/>
      <w:bCs/>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60193">
      <w:bodyDiv w:val="1"/>
      <w:marLeft w:val="0"/>
      <w:marRight w:val="0"/>
      <w:marTop w:val="0"/>
      <w:marBottom w:val="0"/>
      <w:divBdr>
        <w:top w:val="none" w:sz="0" w:space="0" w:color="auto"/>
        <w:left w:val="none" w:sz="0" w:space="0" w:color="auto"/>
        <w:bottom w:val="none" w:sz="0" w:space="0" w:color="auto"/>
        <w:right w:val="none" w:sz="0" w:space="0" w:color="auto"/>
      </w:divBdr>
      <w:divsChild>
        <w:div w:id="85660376">
          <w:marLeft w:val="0"/>
          <w:marRight w:val="0"/>
          <w:marTop w:val="0"/>
          <w:marBottom w:val="0"/>
          <w:divBdr>
            <w:top w:val="none" w:sz="0" w:space="0" w:color="auto"/>
            <w:left w:val="none" w:sz="0" w:space="0" w:color="auto"/>
            <w:bottom w:val="none" w:sz="0" w:space="0" w:color="auto"/>
            <w:right w:val="none" w:sz="0" w:space="0" w:color="auto"/>
          </w:divBdr>
          <w:divsChild>
            <w:div w:id="1836220141">
              <w:marLeft w:val="0"/>
              <w:marRight w:val="0"/>
              <w:marTop w:val="0"/>
              <w:marBottom w:val="0"/>
              <w:divBdr>
                <w:top w:val="none" w:sz="0" w:space="0" w:color="auto"/>
                <w:left w:val="none" w:sz="0" w:space="0" w:color="auto"/>
                <w:bottom w:val="none" w:sz="0" w:space="0" w:color="auto"/>
                <w:right w:val="none" w:sz="0" w:space="0" w:color="auto"/>
              </w:divBdr>
              <w:divsChild>
                <w:div w:id="156711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3709">
      <w:bodyDiv w:val="1"/>
      <w:marLeft w:val="0"/>
      <w:marRight w:val="0"/>
      <w:marTop w:val="0"/>
      <w:marBottom w:val="0"/>
      <w:divBdr>
        <w:top w:val="none" w:sz="0" w:space="0" w:color="auto"/>
        <w:left w:val="none" w:sz="0" w:space="0" w:color="auto"/>
        <w:bottom w:val="none" w:sz="0" w:space="0" w:color="auto"/>
        <w:right w:val="none" w:sz="0" w:space="0" w:color="auto"/>
      </w:divBdr>
      <w:divsChild>
        <w:div w:id="870652663">
          <w:marLeft w:val="0"/>
          <w:marRight w:val="0"/>
          <w:marTop w:val="0"/>
          <w:marBottom w:val="0"/>
          <w:divBdr>
            <w:top w:val="none" w:sz="0" w:space="0" w:color="auto"/>
            <w:left w:val="none" w:sz="0" w:space="0" w:color="auto"/>
            <w:bottom w:val="none" w:sz="0" w:space="0" w:color="auto"/>
            <w:right w:val="none" w:sz="0" w:space="0" w:color="auto"/>
          </w:divBdr>
          <w:divsChild>
            <w:div w:id="1493107056">
              <w:marLeft w:val="0"/>
              <w:marRight w:val="0"/>
              <w:marTop w:val="0"/>
              <w:marBottom w:val="0"/>
              <w:divBdr>
                <w:top w:val="none" w:sz="0" w:space="0" w:color="auto"/>
                <w:left w:val="none" w:sz="0" w:space="0" w:color="auto"/>
                <w:bottom w:val="none" w:sz="0" w:space="0" w:color="auto"/>
                <w:right w:val="none" w:sz="0" w:space="0" w:color="auto"/>
              </w:divBdr>
              <w:divsChild>
                <w:div w:id="170348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27603">
      <w:bodyDiv w:val="1"/>
      <w:marLeft w:val="0"/>
      <w:marRight w:val="0"/>
      <w:marTop w:val="0"/>
      <w:marBottom w:val="0"/>
      <w:divBdr>
        <w:top w:val="none" w:sz="0" w:space="0" w:color="auto"/>
        <w:left w:val="none" w:sz="0" w:space="0" w:color="auto"/>
        <w:bottom w:val="none" w:sz="0" w:space="0" w:color="auto"/>
        <w:right w:val="none" w:sz="0" w:space="0" w:color="auto"/>
      </w:divBdr>
      <w:divsChild>
        <w:div w:id="1068965196">
          <w:marLeft w:val="0"/>
          <w:marRight w:val="0"/>
          <w:marTop w:val="0"/>
          <w:marBottom w:val="0"/>
          <w:divBdr>
            <w:top w:val="none" w:sz="0" w:space="0" w:color="auto"/>
            <w:left w:val="none" w:sz="0" w:space="0" w:color="auto"/>
            <w:bottom w:val="none" w:sz="0" w:space="0" w:color="auto"/>
            <w:right w:val="none" w:sz="0" w:space="0" w:color="auto"/>
          </w:divBdr>
          <w:divsChild>
            <w:div w:id="2128162207">
              <w:marLeft w:val="0"/>
              <w:marRight w:val="0"/>
              <w:marTop w:val="0"/>
              <w:marBottom w:val="0"/>
              <w:divBdr>
                <w:top w:val="none" w:sz="0" w:space="0" w:color="auto"/>
                <w:left w:val="none" w:sz="0" w:space="0" w:color="auto"/>
                <w:bottom w:val="none" w:sz="0" w:space="0" w:color="auto"/>
                <w:right w:val="none" w:sz="0" w:space="0" w:color="auto"/>
              </w:divBdr>
              <w:divsChild>
                <w:div w:id="124881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8769">
      <w:bodyDiv w:val="1"/>
      <w:marLeft w:val="0"/>
      <w:marRight w:val="0"/>
      <w:marTop w:val="0"/>
      <w:marBottom w:val="0"/>
      <w:divBdr>
        <w:top w:val="none" w:sz="0" w:space="0" w:color="auto"/>
        <w:left w:val="none" w:sz="0" w:space="0" w:color="auto"/>
        <w:bottom w:val="none" w:sz="0" w:space="0" w:color="auto"/>
        <w:right w:val="none" w:sz="0" w:space="0" w:color="auto"/>
      </w:divBdr>
      <w:divsChild>
        <w:div w:id="436557183">
          <w:marLeft w:val="0"/>
          <w:marRight w:val="0"/>
          <w:marTop w:val="0"/>
          <w:marBottom w:val="0"/>
          <w:divBdr>
            <w:top w:val="none" w:sz="0" w:space="0" w:color="auto"/>
            <w:left w:val="none" w:sz="0" w:space="0" w:color="auto"/>
            <w:bottom w:val="none" w:sz="0" w:space="0" w:color="auto"/>
            <w:right w:val="none" w:sz="0" w:space="0" w:color="auto"/>
          </w:divBdr>
          <w:divsChild>
            <w:div w:id="900941826">
              <w:marLeft w:val="0"/>
              <w:marRight w:val="0"/>
              <w:marTop w:val="0"/>
              <w:marBottom w:val="0"/>
              <w:divBdr>
                <w:top w:val="none" w:sz="0" w:space="0" w:color="auto"/>
                <w:left w:val="none" w:sz="0" w:space="0" w:color="auto"/>
                <w:bottom w:val="none" w:sz="0" w:space="0" w:color="auto"/>
                <w:right w:val="none" w:sz="0" w:space="0" w:color="auto"/>
              </w:divBdr>
              <w:divsChild>
                <w:div w:id="164542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7222">
      <w:bodyDiv w:val="1"/>
      <w:marLeft w:val="0"/>
      <w:marRight w:val="0"/>
      <w:marTop w:val="0"/>
      <w:marBottom w:val="0"/>
      <w:divBdr>
        <w:top w:val="none" w:sz="0" w:space="0" w:color="auto"/>
        <w:left w:val="none" w:sz="0" w:space="0" w:color="auto"/>
        <w:bottom w:val="none" w:sz="0" w:space="0" w:color="auto"/>
        <w:right w:val="none" w:sz="0" w:space="0" w:color="auto"/>
      </w:divBdr>
      <w:divsChild>
        <w:div w:id="278724795">
          <w:marLeft w:val="0"/>
          <w:marRight w:val="0"/>
          <w:marTop w:val="0"/>
          <w:marBottom w:val="0"/>
          <w:divBdr>
            <w:top w:val="none" w:sz="0" w:space="0" w:color="auto"/>
            <w:left w:val="none" w:sz="0" w:space="0" w:color="auto"/>
            <w:bottom w:val="none" w:sz="0" w:space="0" w:color="auto"/>
            <w:right w:val="none" w:sz="0" w:space="0" w:color="auto"/>
          </w:divBdr>
          <w:divsChild>
            <w:div w:id="1022902891">
              <w:marLeft w:val="0"/>
              <w:marRight w:val="0"/>
              <w:marTop w:val="0"/>
              <w:marBottom w:val="0"/>
              <w:divBdr>
                <w:top w:val="none" w:sz="0" w:space="0" w:color="auto"/>
                <w:left w:val="none" w:sz="0" w:space="0" w:color="auto"/>
                <w:bottom w:val="none" w:sz="0" w:space="0" w:color="auto"/>
                <w:right w:val="none" w:sz="0" w:space="0" w:color="auto"/>
              </w:divBdr>
              <w:divsChild>
                <w:div w:id="174124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548961">
      <w:bodyDiv w:val="1"/>
      <w:marLeft w:val="0"/>
      <w:marRight w:val="0"/>
      <w:marTop w:val="0"/>
      <w:marBottom w:val="0"/>
      <w:divBdr>
        <w:top w:val="none" w:sz="0" w:space="0" w:color="auto"/>
        <w:left w:val="none" w:sz="0" w:space="0" w:color="auto"/>
        <w:bottom w:val="none" w:sz="0" w:space="0" w:color="auto"/>
        <w:right w:val="none" w:sz="0" w:space="0" w:color="auto"/>
      </w:divBdr>
    </w:div>
    <w:div w:id="342973214">
      <w:bodyDiv w:val="1"/>
      <w:marLeft w:val="0"/>
      <w:marRight w:val="0"/>
      <w:marTop w:val="0"/>
      <w:marBottom w:val="0"/>
      <w:divBdr>
        <w:top w:val="none" w:sz="0" w:space="0" w:color="auto"/>
        <w:left w:val="none" w:sz="0" w:space="0" w:color="auto"/>
        <w:bottom w:val="none" w:sz="0" w:space="0" w:color="auto"/>
        <w:right w:val="none" w:sz="0" w:space="0" w:color="auto"/>
      </w:divBdr>
      <w:divsChild>
        <w:div w:id="338624889">
          <w:marLeft w:val="0"/>
          <w:marRight w:val="0"/>
          <w:marTop w:val="0"/>
          <w:marBottom w:val="0"/>
          <w:divBdr>
            <w:top w:val="none" w:sz="0" w:space="0" w:color="auto"/>
            <w:left w:val="none" w:sz="0" w:space="0" w:color="auto"/>
            <w:bottom w:val="none" w:sz="0" w:space="0" w:color="auto"/>
            <w:right w:val="none" w:sz="0" w:space="0" w:color="auto"/>
          </w:divBdr>
          <w:divsChild>
            <w:div w:id="1018385327">
              <w:marLeft w:val="0"/>
              <w:marRight w:val="0"/>
              <w:marTop w:val="0"/>
              <w:marBottom w:val="0"/>
              <w:divBdr>
                <w:top w:val="none" w:sz="0" w:space="0" w:color="auto"/>
                <w:left w:val="none" w:sz="0" w:space="0" w:color="auto"/>
                <w:bottom w:val="none" w:sz="0" w:space="0" w:color="auto"/>
                <w:right w:val="none" w:sz="0" w:space="0" w:color="auto"/>
              </w:divBdr>
              <w:divsChild>
                <w:div w:id="12369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780840">
      <w:bodyDiv w:val="1"/>
      <w:marLeft w:val="0"/>
      <w:marRight w:val="0"/>
      <w:marTop w:val="0"/>
      <w:marBottom w:val="0"/>
      <w:divBdr>
        <w:top w:val="none" w:sz="0" w:space="0" w:color="auto"/>
        <w:left w:val="none" w:sz="0" w:space="0" w:color="auto"/>
        <w:bottom w:val="none" w:sz="0" w:space="0" w:color="auto"/>
        <w:right w:val="none" w:sz="0" w:space="0" w:color="auto"/>
      </w:divBdr>
      <w:divsChild>
        <w:div w:id="1663503742">
          <w:marLeft w:val="0"/>
          <w:marRight w:val="0"/>
          <w:marTop w:val="0"/>
          <w:marBottom w:val="0"/>
          <w:divBdr>
            <w:top w:val="none" w:sz="0" w:space="0" w:color="auto"/>
            <w:left w:val="none" w:sz="0" w:space="0" w:color="auto"/>
            <w:bottom w:val="none" w:sz="0" w:space="0" w:color="auto"/>
            <w:right w:val="none" w:sz="0" w:space="0" w:color="auto"/>
          </w:divBdr>
          <w:divsChild>
            <w:div w:id="2082823784">
              <w:marLeft w:val="0"/>
              <w:marRight w:val="0"/>
              <w:marTop w:val="0"/>
              <w:marBottom w:val="0"/>
              <w:divBdr>
                <w:top w:val="none" w:sz="0" w:space="0" w:color="auto"/>
                <w:left w:val="none" w:sz="0" w:space="0" w:color="auto"/>
                <w:bottom w:val="none" w:sz="0" w:space="0" w:color="auto"/>
                <w:right w:val="none" w:sz="0" w:space="0" w:color="auto"/>
              </w:divBdr>
              <w:divsChild>
                <w:div w:id="140969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627705">
      <w:bodyDiv w:val="1"/>
      <w:marLeft w:val="0"/>
      <w:marRight w:val="0"/>
      <w:marTop w:val="0"/>
      <w:marBottom w:val="0"/>
      <w:divBdr>
        <w:top w:val="none" w:sz="0" w:space="0" w:color="auto"/>
        <w:left w:val="none" w:sz="0" w:space="0" w:color="auto"/>
        <w:bottom w:val="none" w:sz="0" w:space="0" w:color="auto"/>
        <w:right w:val="none" w:sz="0" w:space="0" w:color="auto"/>
      </w:divBdr>
      <w:divsChild>
        <w:div w:id="1235046786">
          <w:marLeft w:val="0"/>
          <w:marRight w:val="0"/>
          <w:marTop w:val="0"/>
          <w:marBottom w:val="0"/>
          <w:divBdr>
            <w:top w:val="none" w:sz="0" w:space="0" w:color="auto"/>
            <w:left w:val="none" w:sz="0" w:space="0" w:color="auto"/>
            <w:bottom w:val="none" w:sz="0" w:space="0" w:color="auto"/>
            <w:right w:val="none" w:sz="0" w:space="0" w:color="auto"/>
          </w:divBdr>
          <w:divsChild>
            <w:div w:id="1333605355">
              <w:marLeft w:val="0"/>
              <w:marRight w:val="0"/>
              <w:marTop w:val="0"/>
              <w:marBottom w:val="0"/>
              <w:divBdr>
                <w:top w:val="none" w:sz="0" w:space="0" w:color="auto"/>
                <w:left w:val="none" w:sz="0" w:space="0" w:color="auto"/>
                <w:bottom w:val="none" w:sz="0" w:space="0" w:color="auto"/>
                <w:right w:val="none" w:sz="0" w:space="0" w:color="auto"/>
              </w:divBdr>
              <w:divsChild>
                <w:div w:id="189943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150016">
      <w:bodyDiv w:val="1"/>
      <w:marLeft w:val="0"/>
      <w:marRight w:val="0"/>
      <w:marTop w:val="0"/>
      <w:marBottom w:val="0"/>
      <w:divBdr>
        <w:top w:val="none" w:sz="0" w:space="0" w:color="auto"/>
        <w:left w:val="none" w:sz="0" w:space="0" w:color="auto"/>
        <w:bottom w:val="none" w:sz="0" w:space="0" w:color="auto"/>
        <w:right w:val="none" w:sz="0" w:space="0" w:color="auto"/>
      </w:divBdr>
      <w:divsChild>
        <w:div w:id="2015450235">
          <w:marLeft w:val="0"/>
          <w:marRight w:val="0"/>
          <w:marTop w:val="0"/>
          <w:marBottom w:val="0"/>
          <w:divBdr>
            <w:top w:val="none" w:sz="0" w:space="0" w:color="auto"/>
            <w:left w:val="none" w:sz="0" w:space="0" w:color="auto"/>
            <w:bottom w:val="none" w:sz="0" w:space="0" w:color="auto"/>
            <w:right w:val="none" w:sz="0" w:space="0" w:color="auto"/>
          </w:divBdr>
          <w:divsChild>
            <w:div w:id="1268661312">
              <w:marLeft w:val="0"/>
              <w:marRight w:val="0"/>
              <w:marTop w:val="0"/>
              <w:marBottom w:val="0"/>
              <w:divBdr>
                <w:top w:val="none" w:sz="0" w:space="0" w:color="auto"/>
                <w:left w:val="none" w:sz="0" w:space="0" w:color="auto"/>
                <w:bottom w:val="none" w:sz="0" w:space="0" w:color="auto"/>
                <w:right w:val="none" w:sz="0" w:space="0" w:color="auto"/>
              </w:divBdr>
              <w:divsChild>
                <w:div w:id="33372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081975">
      <w:bodyDiv w:val="1"/>
      <w:marLeft w:val="0"/>
      <w:marRight w:val="0"/>
      <w:marTop w:val="0"/>
      <w:marBottom w:val="0"/>
      <w:divBdr>
        <w:top w:val="none" w:sz="0" w:space="0" w:color="auto"/>
        <w:left w:val="none" w:sz="0" w:space="0" w:color="auto"/>
        <w:bottom w:val="none" w:sz="0" w:space="0" w:color="auto"/>
        <w:right w:val="none" w:sz="0" w:space="0" w:color="auto"/>
      </w:divBdr>
      <w:divsChild>
        <w:div w:id="1673682481">
          <w:marLeft w:val="0"/>
          <w:marRight w:val="0"/>
          <w:marTop w:val="0"/>
          <w:marBottom w:val="0"/>
          <w:divBdr>
            <w:top w:val="none" w:sz="0" w:space="0" w:color="auto"/>
            <w:left w:val="none" w:sz="0" w:space="0" w:color="auto"/>
            <w:bottom w:val="none" w:sz="0" w:space="0" w:color="auto"/>
            <w:right w:val="none" w:sz="0" w:space="0" w:color="auto"/>
          </w:divBdr>
          <w:divsChild>
            <w:div w:id="2062511571">
              <w:marLeft w:val="0"/>
              <w:marRight w:val="0"/>
              <w:marTop w:val="0"/>
              <w:marBottom w:val="0"/>
              <w:divBdr>
                <w:top w:val="none" w:sz="0" w:space="0" w:color="auto"/>
                <w:left w:val="none" w:sz="0" w:space="0" w:color="auto"/>
                <w:bottom w:val="none" w:sz="0" w:space="0" w:color="auto"/>
                <w:right w:val="none" w:sz="0" w:space="0" w:color="auto"/>
              </w:divBdr>
              <w:divsChild>
                <w:div w:id="13569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267648">
      <w:bodyDiv w:val="1"/>
      <w:marLeft w:val="0"/>
      <w:marRight w:val="0"/>
      <w:marTop w:val="0"/>
      <w:marBottom w:val="0"/>
      <w:divBdr>
        <w:top w:val="none" w:sz="0" w:space="0" w:color="auto"/>
        <w:left w:val="none" w:sz="0" w:space="0" w:color="auto"/>
        <w:bottom w:val="none" w:sz="0" w:space="0" w:color="auto"/>
        <w:right w:val="none" w:sz="0" w:space="0" w:color="auto"/>
      </w:divBdr>
    </w:div>
    <w:div w:id="508835231">
      <w:bodyDiv w:val="1"/>
      <w:marLeft w:val="0"/>
      <w:marRight w:val="0"/>
      <w:marTop w:val="0"/>
      <w:marBottom w:val="0"/>
      <w:divBdr>
        <w:top w:val="none" w:sz="0" w:space="0" w:color="auto"/>
        <w:left w:val="none" w:sz="0" w:space="0" w:color="auto"/>
        <w:bottom w:val="none" w:sz="0" w:space="0" w:color="auto"/>
        <w:right w:val="none" w:sz="0" w:space="0" w:color="auto"/>
      </w:divBdr>
      <w:divsChild>
        <w:div w:id="1968967251">
          <w:marLeft w:val="0"/>
          <w:marRight w:val="0"/>
          <w:marTop w:val="0"/>
          <w:marBottom w:val="0"/>
          <w:divBdr>
            <w:top w:val="none" w:sz="0" w:space="0" w:color="auto"/>
            <w:left w:val="none" w:sz="0" w:space="0" w:color="auto"/>
            <w:bottom w:val="none" w:sz="0" w:space="0" w:color="auto"/>
            <w:right w:val="none" w:sz="0" w:space="0" w:color="auto"/>
          </w:divBdr>
          <w:divsChild>
            <w:div w:id="1347830828">
              <w:marLeft w:val="0"/>
              <w:marRight w:val="0"/>
              <w:marTop w:val="0"/>
              <w:marBottom w:val="0"/>
              <w:divBdr>
                <w:top w:val="none" w:sz="0" w:space="0" w:color="auto"/>
                <w:left w:val="none" w:sz="0" w:space="0" w:color="auto"/>
                <w:bottom w:val="none" w:sz="0" w:space="0" w:color="auto"/>
                <w:right w:val="none" w:sz="0" w:space="0" w:color="auto"/>
              </w:divBdr>
              <w:divsChild>
                <w:div w:id="128916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425093">
      <w:bodyDiv w:val="1"/>
      <w:marLeft w:val="0"/>
      <w:marRight w:val="0"/>
      <w:marTop w:val="0"/>
      <w:marBottom w:val="0"/>
      <w:divBdr>
        <w:top w:val="none" w:sz="0" w:space="0" w:color="auto"/>
        <w:left w:val="none" w:sz="0" w:space="0" w:color="auto"/>
        <w:bottom w:val="none" w:sz="0" w:space="0" w:color="auto"/>
        <w:right w:val="none" w:sz="0" w:space="0" w:color="auto"/>
      </w:divBdr>
      <w:divsChild>
        <w:div w:id="1420374010">
          <w:marLeft w:val="0"/>
          <w:marRight w:val="0"/>
          <w:marTop w:val="0"/>
          <w:marBottom w:val="0"/>
          <w:divBdr>
            <w:top w:val="none" w:sz="0" w:space="0" w:color="auto"/>
            <w:left w:val="none" w:sz="0" w:space="0" w:color="auto"/>
            <w:bottom w:val="none" w:sz="0" w:space="0" w:color="auto"/>
            <w:right w:val="none" w:sz="0" w:space="0" w:color="auto"/>
          </w:divBdr>
          <w:divsChild>
            <w:div w:id="1432436249">
              <w:marLeft w:val="0"/>
              <w:marRight w:val="0"/>
              <w:marTop w:val="0"/>
              <w:marBottom w:val="0"/>
              <w:divBdr>
                <w:top w:val="none" w:sz="0" w:space="0" w:color="auto"/>
                <w:left w:val="none" w:sz="0" w:space="0" w:color="auto"/>
                <w:bottom w:val="none" w:sz="0" w:space="0" w:color="auto"/>
                <w:right w:val="none" w:sz="0" w:space="0" w:color="auto"/>
              </w:divBdr>
              <w:divsChild>
                <w:div w:id="74476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058215">
      <w:bodyDiv w:val="1"/>
      <w:marLeft w:val="0"/>
      <w:marRight w:val="0"/>
      <w:marTop w:val="0"/>
      <w:marBottom w:val="0"/>
      <w:divBdr>
        <w:top w:val="none" w:sz="0" w:space="0" w:color="auto"/>
        <w:left w:val="none" w:sz="0" w:space="0" w:color="auto"/>
        <w:bottom w:val="none" w:sz="0" w:space="0" w:color="auto"/>
        <w:right w:val="none" w:sz="0" w:space="0" w:color="auto"/>
      </w:divBdr>
      <w:divsChild>
        <w:div w:id="1918661871">
          <w:marLeft w:val="0"/>
          <w:marRight w:val="0"/>
          <w:marTop w:val="0"/>
          <w:marBottom w:val="0"/>
          <w:divBdr>
            <w:top w:val="none" w:sz="0" w:space="0" w:color="auto"/>
            <w:left w:val="none" w:sz="0" w:space="0" w:color="auto"/>
            <w:bottom w:val="none" w:sz="0" w:space="0" w:color="auto"/>
            <w:right w:val="none" w:sz="0" w:space="0" w:color="auto"/>
          </w:divBdr>
          <w:divsChild>
            <w:div w:id="1290283874">
              <w:marLeft w:val="0"/>
              <w:marRight w:val="0"/>
              <w:marTop w:val="0"/>
              <w:marBottom w:val="0"/>
              <w:divBdr>
                <w:top w:val="none" w:sz="0" w:space="0" w:color="auto"/>
                <w:left w:val="none" w:sz="0" w:space="0" w:color="auto"/>
                <w:bottom w:val="none" w:sz="0" w:space="0" w:color="auto"/>
                <w:right w:val="none" w:sz="0" w:space="0" w:color="auto"/>
              </w:divBdr>
              <w:divsChild>
                <w:div w:id="72137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892618">
      <w:bodyDiv w:val="1"/>
      <w:marLeft w:val="0"/>
      <w:marRight w:val="0"/>
      <w:marTop w:val="0"/>
      <w:marBottom w:val="0"/>
      <w:divBdr>
        <w:top w:val="none" w:sz="0" w:space="0" w:color="auto"/>
        <w:left w:val="none" w:sz="0" w:space="0" w:color="auto"/>
        <w:bottom w:val="none" w:sz="0" w:space="0" w:color="auto"/>
        <w:right w:val="none" w:sz="0" w:space="0" w:color="auto"/>
      </w:divBdr>
      <w:divsChild>
        <w:div w:id="2116557383">
          <w:marLeft w:val="0"/>
          <w:marRight w:val="0"/>
          <w:marTop w:val="0"/>
          <w:marBottom w:val="0"/>
          <w:divBdr>
            <w:top w:val="none" w:sz="0" w:space="0" w:color="auto"/>
            <w:left w:val="none" w:sz="0" w:space="0" w:color="auto"/>
            <w:bottom w:val="none" w:sz="0" w:space="0" w:color="auto"/>
            <w:right w:val="none" w:sz="0" w:space="0" w:color="auto"/>
          </w:divBdr>
          <w:divsChild>
            <w:div w:id="1763914472">
              <w:marLeft w:val="0"/>
              <w:marRight w:val="0"/>
              <w:marTop w:val="0"/>
              <w:marBottom w:val="0"/>
              <w:divBdr>
                <w:top w:val="none" w:sz="0" w:space="0" w:color="auto"/>
                <w:left w:val="none" w:sz="0" w:space="0" w:color="auto"/>
                <w:bottom w:val="none" w:sz="0" w:space="0" w:color="auto"/>
                <w:right w:val="none" w:sz="0" w:space="0" w:color="auto"/>
              </w:divBdr>
              <w:divsChild>
                <w:div w:id="131795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513991">
      <w:bodyDiv w:val="1"/>
      <w:marLeft w:val="0"/>
      <w:marRight w:val="0"/>
      <w:marTop w:val="0"/>
      <w:marBottom w:val="0"/>
      <w:divBdr>
        <w:top w:val="none" w:sz="0" w:space="0" w:color="auto"/>
        <w:left w:val="none" w:sz="0" w:space="0" w:color="auto"/>
        <w:bottom w:val="none" w:sz="0" w:space="0" w:color="auto"/>
        <w:right w:val="none" w:sz="0" w:space="0" w:color="auto"/>
      </w:divBdr>
      <w:divsChild>
        <w:div w:id="499733107">
          <w:marLeft w:val="0"/>
          <w:marRight w:val="0"/>
          <w:marTop w:val="0"/>
          <w:marBottom w:val="0"/>
          <w:divBdr>
            <w:top w:val="none" w:sz="0" w:space="0" w:color="auto"/>
            <w:left w:val="none" w:sz="0" w:space="0" w:color="auto"/>
            <w:bottom w:val="none" w:sz="0" w:space="0" w:color="auto"/>
            <w:right w:val="none" w:sz="0" w:space="0" w:color="auto"/>
          </w:divBdr>
          <w:divsChild>
            <w:div w:id="1252857538">
              <w:marLeft w:val="0"/>
              <w:marRight w:val="0"/>
              <w:marTop w:val="0"/>
              <w:marBottom w:val="0"/>
              <w:divBdr>
                <w:top w:val="none" w:sz="0" w:space="0" w:color="auto"/>
                <w:left w:val="none" w:sz="0" w:space="0" w:color="auto"/>
                <w:bottom w:val="none" w:sz="0" w:space="0" w:color="auto"/>
                <w:right w:val="none" w:sz="0" w:space="0" w:color="auto"/>
              </w:divBdr>
              <w:divsChild>
                <w:div w:id="117565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437362">
      <w:bodyDiv w:val="1"/>
      <w:marLeft w:val="0"/>
      <w:marRight w:val="0"/>
      <w:marTop w:val="0"/>
      <w:marBottom w:val="0"/>
      <w:divBdr>
        <w:top w:val="none" w:sz="0" w:space="0" w:color="auto"/>
        <w:left w:val="none" w:sz="0" w:space="0" w:color="auto"/>
        <w:bottom w:val="none" w:sz="0" w:space="0" w:color="auto"/>
        <w:right w:val="none" w:sz="0" w:space="0" w:color="auto"/>
      </w:divBdr>
      <w:divsChild>
        <w:div w:id="1297489639">
          <w:marLeft w:val="0"/>
          <w:marRight w:val="0"/>
          <w:marTop w:val="0"/>
          <w:marBottom w:val="0"/>
          <w:divBdr>
            <w:top w:val="none" w:sz="0" w:space="0" w:color="auto"/>
            <w:left w:val="none" w:sz="0" w:space="0" w:color="auto"/>
            <w:bottom w:val="none" w:sz="0" w:space="0" w:color="auto"/>
            <w:right w:val="none" w:sz="0" w:space="0" w:color="auto"/>
          </w:divBdr>
          <w:divsChild>
            <w:div w:id="403376321">
              <w:marLeft w:val="0"/>
              <w:marRight w:val="0"/>
              <w:marTop w:val="0"/>
              <w:marBottom w:val="0"/>
              <w:divBdr>
                <w:top w:val="none" w:sz="0" w:space="0" w:color="auto"/>
                <w:left w:val="none" w:sz="0" w:space="0" w:color="auto"/>
                <w:bottom w:val="none" w:sz="0" w:space="0" w:color="auto"/>
                <w:right w:val="none" w:sz="0" w:space="0" w:color="auto"/>
              </w:divBdr>
              <w:divsChild>
                <w:div w:id="168651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224484">
      <w:bodyDiv w:val="1"/>
      <w:marLeft w:val="0"/>
      <w:marRight w:val="0"/>
      <w:marTop w:val="0"/>
      <w:marBottom w:val="0"/>
      <w:divBdr>
        <w:top w:val="none" w:sz="0" w:space="0" w:color="auto"/>
        <w:left w:val="none" w:sz="0" w:space="0" w:color="auto"/>
        <w:bottom w:val="none" w:sz="0" w:space="0" w:color="auto"/>
        <w:right w:val="none" w:sz="0" w:space="0" w:color="auto"/>
      </w:divBdr>
      <w:divsChild>
        <w:div w:id="628437270">
          <w:marLeft w:val="0"/>
          <w:marRight w:val="0"/>
          <w:marTop w:val="0"/>
          <w:marBottom w:val="0"/>
          <w:divBdr>
            <w:top w:val="none" w:sz="0" w:space="0" w:color="auto"/>
            <w:left w:val="none" w:sz="0" w:space="0" w:color="auto"/>
            <w:bottom w:val="none" w:sz="0" w:space="0" w:color="auto"/>
            <w:right w:val="none" w:sz="0" w:space="0" w:color="auto"/>
          </w:divBdr>
          <w:divsChild>
            <w:div w:id="534466340">
              <w:marLeft w:val="0"/>
              <w:marRight w:val="0"/>
              <w:marTop w:val="0"/>
              <w:marBottom w:val="0"/>
              <w:divBdr>
                <w:top w:val="none" w:sz="0" w:space="0" w:color="auto"/>
                <w:left w:val="none" w:sz="0" w:space="0" w:color="auto"/>
                <w:bottom w:val="none" w:sz="0" w:space="0" w:color="auto"/>
                <w:right w:val="none" w:sz="0" w:space="0" w:color="auto"/>
              </w:divBdr>
              <w:divsChild>
                <w:div w:id="109910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313354">
      <w:bodyDiv w:val="1"/>
      <w:marLeft w:val="0"/>
      <w:marRight w:val="0"/>
      <w:marTop w:val="0"/>
      <w:marBottom w:val="0"/>
      <w:divBdr>
        <w:top w:val="none" w:sz="0" w:space="0" w:color="auto"/>
        <w:left w:val="none" w:sz="0" w:space="0" w:color="auto"/>
        <w:bottom w:val="none" w:sz="0" w:space="0" w:color="auto"/>
        <w:right w:val="none" w:sz="0" w:space="0" w:color="auto"/>
      </w:divBdr>
      <w:divsChild>
        <w:div w:id="906770036">
          <w:marLeft w:val="0"/>
          <w:marRight w:val="0"/>
          <w:marTop w:val="0"/>
          <w:marBottom w:val="0"/>
          <w:divBdr>
            <w:top w:val="none" w:sz="0" w:space="0" w:color="auto"/>
            <w:left w:val="none" w:sz="0" w:space="0" w:color="auto"/>
            <w:bottom w:val="none" w:sz="0" w:space="0" w:color="auto"/>
            <w:right w:val="none" w:sz="0" w:space="0" w:color="auto"/>
          </w:divBdr>
          <w:divsChild>
            <w:div w:id="216167113">
              <w:marLeft w:val="0"/>
              <w:marRight w:val="0"/>
              <w:marTop w:val="0"/>
              <w:marBottom w:val="0"/>
              <w:divBdr>
                <w:top w:val="none" w:sz="0" w:space="0" w:color="auto"/>
                <w:left w:val="none" w:sz="0" w:space="0" w:color="auto"/>
                <w:bottom w:val="none" w:sz="0" w:space="0" w:color="auto"/>
                <w:right w:val="none" w:sz="0" w:space="0" w:color="auto"/>
              </w:divBdr>
              <w:divsChild>
                <w:div w:id="39894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282191">
      <w:bodyDiv w:val="1"/>
      <w:marLeft w:val="0"/>
      <w:marRight w:val="0"/>
      <w:marTop w:val="0"/>
      <w:marBottom w:val="0"/>
      <w:divBdr>
        <w:top w:val="none" w:sz="0" w:space="0" w:color="auto"/>
        <w:left w:val="none" w:sz="0" w:space="0" w:color="auto"/>
        <w:bottom w:val="none" w:sz="0" w:space="0" w:color="auto"/>
        <w:right w:val="none" w:sz="0" w:space="0" w:color="auto"/>
      </w:divBdr>
      <w:divsChild>
        <w:div w:id="2086410193">
          <w:marLeft w:val="0"/>
          <w:marRight w:val="0"/>
          <w:marTop w:val="0"/>
          <w:marBottom w:val="0"/>
          <w:divBdr>
            <w:top w:val="none" w:sz="0" w:space="0" w:color="auto"/>
            <w:left w:val="none" w:sz="0" w:space="0" w:color="auto"/>
            <w:bottom w:val="none" w:sz="0" w:space="0" w:color="auto"/>
            <w:right w:val="none" w:sz="0" w:space="0" w:color="auto"/>
          </w:divBdr>
          <w:divsChild>
            <w:div w:id="885415215">
              <w:marLeft w:val="0"/>
              <w:marRight w:val="0"/>
              <w:marTop w:val="0"/>
              <w:marBottom w:val="0"/>
              <w:divBdr>
                <w:top w:val="none" w:sz="0" w:space="0" w:color="auto"/>
                <w:left w:val="none" w:sz="0" w:space="0" w:color="auto"/>
                <w:bottom w:val="none" w:sz="0" w:space="0" w:color="auto"/>
                <w:right w:val="none" w:sz="0" w:space="0" w:color="auto"/>
              </w:divBdr>
              <w:divsChild>
                <w:div w:id="11981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769245">
      <w:bodyDiv w:val="1"/>
      <w:marLeft w:val="0"/>
      <w:marRight w:val="0"/>
      <w:marTop w:val="0"/>
      <w:marBottom w:val="0"/>
      <w:divBdr>
        <w:top w:val="none" w:sz="0" w:space="0" w:color="auto"/>
        <w:left w:val="none" w:sz="0" w:space="0" w:color="auto"/>
        <w:bottom w:val="none" w:sz="0" w:space="0" w:color="auto"/>
        <w:right w:val="none" w:sz="0" w:space="0" w:color="auto"/>
      </w:divBdr>
      <w:divsChild>
        <w:div w:id="1723290201">
          <w:marLeft w:val="0"/>
          <w:marRight w:val="0"/>
          <w:marTop w:val="0"/>
          <w:marBottom w:val="0"/>
          <w:divBdr>
            <w:top w:val="none" w:sz="0" w:space="0" w:color="auto"/>
            <w:left w:val="none" w:sz="0" w:space="0" w:color="auto"/>
            <w:bottom w:val="none" w:sz="0" w:space="0" w:color="auto"/>
            <w:right w:val="none" w:sz="0" w:space="0" w:color="auto"/>
          </w:divBdr>
          <w:divsChild>
            <w:div w:id="694114683">
              <w:marLeft w:val="0"/>
              <w:marRight w:val="0"/>
              <w:marTop w:val="0"/>
              <w:marBottom w:val="0"/>
              <w:divBdr>
                <w:top w:val="none" w:sz="0" w:space="0" w:color="auto"/>
                <w:left w:val="none" w:sz="0" w:space="0" w:color="auto"/>
                <w:bottom w:val="none" w:sz="0" w:space="0" w:color="auto"/>
                <w:right w:val="none" w:sz="0" w:space="0" w:color="auto"/>
              </w:divBdr>
              <w:divsChild>
                <w:div w:id="73658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509520">
      <w:bodyDiv w:val="1"/>
      <w:marLeft w:val="0"/>
      <w:marRight w:val="0"/>
      <w:marTop w:val="0"/>
      <w:marBottom w:val="0"/>
      <w:divBdr>
        <w:top w:val="none" w:sz="0" w:space="0" w:color="auto"/>
        <w:left w:val="none" w:sz="0" w:space="0" w:color="auto"/>
        <w:bottom w:val="none" w:sz="0" w:space="0" w:color="auto"/>
        <w:right w:val="none" w:sz="0" w:space="0" w:color="auto"/>
      </w:divBdr>
      <w:divsChild>
        <w:div w:id="699820361">
          <w:marLeft w:val="0"/>
          <w:marRight w:val="0"/>
          <w:marTop w:val="0"/>
          <w:marBottom w:val="0"/>
          <w:divBdr>
            <w:top w:val="none" w:sz="0" w:space="0" w:color="auto"/>
            <w:left w:val="none" w:sz="0" w:space="0" w:color="auto"/>
            <w:bottom w:val="none" w:sz="0" w:space="0" w:color="auto"/>
            <w:right w:val="none" w:sz="0" w:space="0" w:color="auto"/>
          </w:divBdr>
          <w:divsChild>
            <w:div w:id="1062749874">
              <w:marLeft w:val="0"/>
              <w:marRight w:val="0"/>
              <w:marTop w:val="0"/>
              <w:marBottom w:val="0"/>
              <w:divBdr>
                <w:top w:val="none" w:sz="0" w:space="0" w:color="auto"/>
                <w:left w:val="none" w:sz="0" w:space="0" w:color="auto"/>
                <w:bottom w:val="none" w:sz="0" w:space="0" w:color="auto"/>
                <w:right w:val="none" w:sz="0" w:space="0" w:color="auto"/>
              </w:divBdr>
              <w:divsChild>
                <w:div w:id="184636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454025">
      <w:bodyDiv w:val="1"/>
      <w:marLeft w:val="0"/>
      <w:marRight w:val="0"/>
      <w:marTop w:val="0"/>
      <w:marBottom w:val="0"/>
      <w:divBdr>
        <w:top w:val="none" w:sz="0" w:space="0" w:color="auto"/>
        <w:left w:val="none" w:sz="0" w:space="0" w:color="auto"/>
        <w:bottom w:val="none" w:sz="0" w:space="0" w:color="auto"/>
        <w:right w:val="none" w:sz="0" w:space="0" w:color="auto"/>
      </w:divBdr>
      <w:divsChild>
        <w:div w:id="62723542">
          <w:marLeft w:val="0"/>
          <w:marRight w:val="0"/>
          <w:marTop w:val="0"/>
          <w:marBottom w:val="0"/>
          <w:divBdr>
            <w:top w:val="none" w:sz="0" w:space="0" w:color="auto"/>
            <w:left w:val="none" w:sz="0" w:space="0" w:color="auto"/>
            <w:bottom w:val="none" w:sz="0" w:space="0" w:color="auto"/>
            <w:right w:val="none" w:sz="0" w:space="0" w:color="auto"/>
          </w:divBdr>
          <w:divsChild>
            <w:div w:id="1741710713">
              <w:marLeft w:val="0"/>
              <w:marRight w:val="0"/>
              <w:marTop w:val="0"/>
              <w:marBottom w:val="0"/>
              <w:divBdr>
                <w:top w:val="none" w:sz="0" w:space="0" w:color="auto"/>
                <w:left w:val="none" w:sz="0" w:space="0" w:color="auto"/>
                <w:bottom w:val="none" w:sz="0" w:space="0" w:color="auto"/>
                <w:right w:val="none" w:sz="0" w:space="0" w:color="auto"/>
              </w:divBdr>
              <w:divsChild>
                <w:div w:id="202620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92607">
      <w:bodyDiv w:val="1"/>
      <w:marLeft w:val="0"/>
      <w:marRight w:val="0"/>
      <w:marTop w:val="0"/>
      <w:marBottom w:val="0"/>
      <w:divBdr>
        <w:top w:val="none" w:sz="0" w:space="0" w:color="auto"/>
        <w:left w:val="none" w:sz="0" w:space="0" w:color="auto"/>
        <w:bottom w:val="none" w:sz="0" w:space="0" w:color="auto"/>
        <w:right w:val="none" w:sz="0" w:space="0" w:color="auto"/>
      </w:divBdr>
      <w:divsChild>
        <w:div w:id="969942587">
          <w:marLeft w:val="0"/>
          <w:marRight w:val="0"/>
          <w:marTop w:val="0"/>
          <w:marBottom w:val="0"/>
          <w:divBdr>
            <w:top w:val="none" w:sz="0" w:space="0" w:color="auto"/>
            <w:left w:val="none" w:sz="0" w:space="0" w:color="auto"/>
            <w:bottom w:val="none" w:sz="0" w:space="0" w:color="auto"/>
            <w:right w:val="none" w:sz="0" w:space="0" w:color="auto"/>
          </w:divBdr>
          <w:divsChild>
            <w:div w:id="970864689">
              <w:marLeft w:val="0"/>
              <w:marRight w:val="0"/>
              <w:marTop w:val="0"/>
              <w:marBottom w:val="0"/>
              <w:divBdr>
                <w:top w:val="none" w:sz="0" w:space="0" w:color="auto"/>
                <w:left w:val="none" w:sz="0" w:space="0" w:color="auto"/>
                <w:bottom w:val="none" w:sz="0" w:space="0" w:color="auto"/>
                <w:right w:val="none" w:sz="0" w:space="0" w:color="auto"/>
              </w:divBdr>
              <w:divsChild>
                <w:div w:id="207319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359849">
      <w:bodyDiv w:val="1"/>
      <w:marLeft w:val="0"/>
      <w:marRight w:val="0"/>
      <w:marTop w:val="0"/>
      <w:marBottom w:val="0"/>
      <w:divBdr>
        <w:top w:val="none" w:sz="0" w:space="0" w:color="auto"/>
        <w:left w:val="none" w:sz="0" w:space="0" w:color="auto"/>
        <w:bottom w:val="none" w:sz="0" w:space="0" w:color="auto"/>
        <w:right w:val="none" w:sz="0" w:space="0" w:color="auto"/>
      </w:divBdr>
      <w:divsChild>
        <w:div w:id="1822767953">
          <w:marLeft w:val="0"/>
          <w:marRight w:val="0"/>
          <w:marTop w:val="0"/>
          <w:marBottom w:val="0"/>
          <w:divBdr>
            <w:top w:val="none" w:sz="0" w:space="0" w:color="auto"/>
            <w:left w:val="none" w:sz="0" w:space="0" w:color="auto"/>
            <w:bottom w:val="none" w:sz="0" w:space="0" w:color="auto"/>
            <w:right w:val="none" w:sz="0" w:space="0" w:color="auto"/>
          </w:divBdr>
          <w:divsChild>
            <w:div w:id="177081241">
              <w:marLeft w:val="0"/>
              <w:marRight w:val="0"/>
              <w:marTop w:val="0"/>
              <w:marBottom w:val="0"/>
              <w:divBdr>
                <w:top w:val="none" w:sz="0" w:space="0" w:color="auto"/>
                <w:left w:val="none" w:sz="0" w:space="0" w:color="auto"/>
                <w:bottom w:val="none" w:sz="0" w:space="0" w:color="auto"/>
                <w:right w:val="none" w:sz="0" w:space="0" w:color="auto"/>
              </w:divBdr>
              <w:divsChild>
                <w:div w:id="67523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7018">
      <w:bodyDiv w:val="1"/>
      <w:marLeft w:val="0"/>
      <w:marRight w:val="0"/>
      <w:marTop w:val="0"/>
      <w:marBottom w:val="0"/>
      <w:divBdr>
        <w:top w:val="none" w:sz="0" w:space="0" w:color="auto"/>
        <w:left w:val="none" w:sz="0" w:space="0" w:color="auto"/>
        <w:bottom w:val="none" w:sz="0" w:space="0" w:color="auto"/>
        <w:right w:val="none" w:sz="0" w:space="0" w:color="auto"/>
      </w:divBdr>
      <w:divsChild>
        <w:div w:id="1728262509">
          <w:marLeft w:val="0"/>
          <w:marRight w:val="0"/>
          <w:marTop w:val="0"/>
          <w:marBottom w:val="0"/>
          <w:divBdr>
            <w:top w:val="none" w:sz="0" w:space="0" w:color="auto"/>
            <w:left w:val="none" w:sz="0" w:space="0" w:color="auto"/>
            <w:bottom w:val="none" w:sz="0" w:space="0" w:color="auto"/>
            <w:right w:val="none" w:sz="0" w:space="0" w:color="auto"/>
          </w:divBdr>
          <w:divsChild>
            <w:div w:id="752967419">
              <w:marLeft w:val="0"/>
              <w:marRight w:val="0"/>
              <w:marTop w:val="0"/>
              <w:marBottom w:val="0"/>
              <w:divBdr>
                <w:top w:val="none" w:sz="0" w:space="0" w:color="auto"/>
                <w:left w:val="none" w:sz="0" w:space="0" w:color="auto"/>
                <w:bottom w:val="none" w:sz="0" w:space="0" w:color="auto"/>
                <w:right w:val="none" w:sz="0" w:space="0" w:color="auto"/>
              </w:divBdr>
              <w:divsChild>
                <w:div w:id="275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317282">
      <w:bodyDiv w:val="1"/>
      <w:marLeft w:val="0"/>
      <w:marRight w:val="0"/>
      <w:marTop w:val="0"/>
      <w:marBottom w:val="0"/>
      <w:divBdr>
        <w:top w:val="none" w:sz="0" w:space="0" w:color="auto"/>
        <w:left w:val="none" w:sz="0" w:space="0" w:color="auto"/>
        <w:bottom w:val="none" w:sz="0" w:space="0" w:color="auto"/>
        <w:right w:val="none" w:sz="0" w:space="0" w:color="auto"/>
      </w:divBdr>
      <w:divsChild>
        <w:div w:id="1728454139">
          <w:marLeft w:val="0"/>
          <w:marRight w:val="0"/>
          <w:marTop w:val="0"/>
          <w:marBottom w:val="0"/>
          <w:divBdr>
            <w:top w:val="none" w:sz="0" w:space="0" w:color="auto"/>
            <w:left w:val="none" w:sz="0" w:space="0" w:color="auto"/>
            <w:bottom w:val="none" w:sz="0" w:space="0" w:color="auto"/>
            <w:right w:val="none" w:sz="0" w:space="0" w:color="auto"/>
          </w:divBdr>
          <w:divsChild>
            <w:div w:id="2011446462">
              <w:marLeft w:val="0"/>
              <w:marRight w:val="0"/>
              <w:marTop w:val="0"/>
              <w:marBottom w:val="0"/>
              <w:divBdr>
                <w:top w:val="none" w:sz="0" w:space="0" w:color="auto"/>
                <w:left w:val="none" w:sz="0" w:space="0" w:color="auto"/>
                <w:bottom w:val="none" w:sz="0" w:space="0" w:color="auto"/>
                <w:right w:val="none" w:sz="0" w:space="0" w:color="auto"/>
              </w:divBdr>
              <w:divsChild>
                <w:div w:id="56041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445906">
      <w:bodyDiv w:val="1"/>
      <w:marLeft w:val="0"/>
      <w:marRight w:val="0"/>
      <w:marTop w:val="0"/>
      <w:marBottom w:val="0"/>
      <w:divBdr>
        <w:top w:val="none" w:sz="0" w:space="0" w:color="auto"/>
        <w:left w:val="none" w:sz="0" w:space="0" w:color="auto"/>
        <w:bottom w:val="none" w:sz="0" w:space="0" w:color="auto"/>
        <w:right w:val="none" w:sz="0" w:space="0" w:color="auto"/>
      </w:divBdr>
      <w:divsChild>
        <w:div w:id="1006370998">
          <w:marLeft w:val="0"/>
          <w:marRight w:val="0"/>
          <w:marTop w:val="0"/>
          <w:marBottom w:val="0"/>
          <w:divBdr>
            <w:top w:val="none" w:sz="0" w:space="0" w:color="auto"/>
            <w:left w:val="none" w:sz="0" w:space="0" w:color="auto"/>
            <w:bottom w:val="none" w:sz="0" w:space="0" w:color="auto"/>
            <w:right w:val="none" w:sz="0" w:space="0" w:color="auto"/>
          </w:divBdr>
          <w:divsChild>
            <w:div w:id="744229810">
              <w:marLeft w:val="0"/>
              <w:marRight w:val="0"/>
              <w:marTop w:val="0"/>
              <w:marBottom w:val="0"/>
              <w:divBdr>
                <w:top w:val="none" w:sz="0" w:space="0" w:color="auto"/>
                <w:left w:val="none" w:sz="0" w:space="0" w:color="auto"/>
                <w:bottom w:val="none" w:sz="0" w:space="0" w:color="auto"/>
                <w:right w:val="none" w:sz="0" w:space="0" w:color="auto"/>
              </w:divBdr>
              <w:divsChild>
                <w:div w:id="179151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85187">
      <w:bodyDiv w:val="1"/>
      <w:marLeft w:val="0"/>
      <w:marRight w:val="0"/>
      <w:marTop w:val="0"/>
      <w:marBottom w:val="0"/>
      <w:divBdr>
        <w:top w:val="none" w:sz="0" w:space="0" w:color="auto"/>
        <w:left w:val="none" w:sz="0" w:space="0" w:color="auto"/>
        <w:bottom w:val="none" w:sz="0" w:space="0" w:color="auto"/>
        <w:right w:val="none" w:sz="0" w:space="0" w:color="auto"/>
      </w:divBdr>
      <w:divsChild>
        <w:div w:id="1882131101">
          <w:marLeft w:val="0"/>
          <w:marRight w:val="0"/>
          <w:marTop w:val="0"/>
          <w:marBottom w:val="0"/>
          <w:divBdr>
            <w:top w:val="none" w:sz="0" w:space="0" w:color="auto"/>
            <w:left w:val="none" w:sz="0" w:space="0" w:color="auto"/>
            <w:bottom w:val="none" w:sz="0" w:space="0" w:color="auto"/>
            <w:right w:val="none" w:sz="0" w:space="0" w:color="auto"/>
          </w:divBdr>
          <w:divsChild>
            <w:div w:id="1350258116">
              <w:marLeft w:val="0"/>
              <w:marRight w:val="0"/>
              <w:marTop w:val="0"/>
              <w:marBottom w:val="0"/>
              <w:divBdr>
                <w:top w:val="none" w:sz="0" w:space="0" w:color="auto"/>
                <w:left w:val="none" w:sz="0" w:space="0" w:color="auto"/>
                <w:bottom w:val="none" w:sz="0" w:space="0" w:color="auto"/>
                <w:right w:val="none" w:sz="0" w:space="0" w:color="auto"/>
              </w:divBdr>
              <w:divsChild>
                <w:div w:id="7053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731636">
      <w:bodyDiv w:val="1"/>
      <w:marLeft w:val="0"/>
      <w:marRight w:val="0"/>
      <w:marTop w:val="0"/>
      <w:marBottom w:val="0"/>
      <w:divBdr>
        <w:top w:val="none" w:sz="0" w:space="0" w:color="auto"/>
        <w:left w:val="none" w:sz="0" w:space="0" w:color="auto"/>
        <w:bottom w:val="none" w:sz="0" w:space="0" w:color="auto"/>
        <w:right w:val="none" w:sz="0" w:space="0" w:color="auto"/>
      </w:divBdr>
      <w:divsChild>
        <w:div w:id="1271814312">
          <w:marLeft w:val="0"/>
          <w:marRight w:val="0"/>
          <w:marTop w:val="0"/>
          <w:marBottom w:val="0"/>
          <w:divBdr>
            <w:top w:val="none" w:sz="0" w:space="0" w:color="auto"/>
            <w:left w:val="none" w:sz="0" w:space="0" w:color="auto"/>
            <w:bottom w:val="none" w:sz="0" w:space="0" w:color="auto"/>
            <w:right w:val="none" w:sz="0" w:space="0" w:color="auto"/>
          </w:divBdr>
          <w:divsChild>
            <w:div w:id="1292596921">
              <w:marLeft w:val="0"/>
              <w:marRight w:val="0"/>
              <w:marTop w:val="0"/>
              <w:marBottom w:val="0"/>
              <w:divBdr>
                <w:top w:val="none" w:sz="0" w:space="0" w:color="auto"/>
                <w:left w:val="none" w:sz="0" w:space="0" w:color="auto"/>
                <w:bottom w:val="none" w:sz="0" w:space="0" w:color="auto"/>
                <w:right w:val="none" w:sz="0" w:space="0" w:color="auto"/>
              </w:divBdr>
              <w:divsChild>
                <w:div w:id="1436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069413">
      <w:bodyDiv w:val="1"/>
      <w:marLeft w:val="0"/>
      <w:marRight w:val="0"/>
      <w:marTop w:val="0"/>
      <w:marBottom w:val="0"/>
      <w:divBdr>
        <w:top w:val="none" w:sz="0" w:space="0" w:color="auto"/>
        <w:left w:val="none" w:sz="0" w:space="0" w:color="auto"/>
        <w:bottom w:val="none" w:sz="0" w:space="0" w:color="auto"/>
        <w:right w:val="none" w:sz="0" w:space="0" w:color="auto"/>
      </w:divBdr>
      <w:divsChild>
        <w:div w:id="1715502504">
          <w:marLeft w:val="0"/>
          <w:marRight w:val="0"/>
          <w:marTop w:val="0"/>
          <w:marBottom w:val="0"/>
          <w:divBdr>
            <w:top w:val="none" w:sz="0" w:space="0" w:color="auto"/>
            <w:left w:val="none" w:sz="0" w:space="0" w:color="auto"/>
            <w:bottom w:val="none" w:sz="0" w:space="0" w:color="auto"/>
            <w:right w:val="none" w:sz="0" w:space="0" w:color="auto"/>
          </w:divBdr>
          <w:divsChild>
            <w:div w:id="1844853420">
              <w:marLeft w:val="0"/>
              <w:marRight w:val="0"/>
              <w:marTop w:val="0"/>
              <w:marBottom w:val="0"/>
              <w:divBdr>
                <w:top w:val="none" w:sz="0" w:space="0" w:color="auto"/>
                <w:left w:val="none" w:sz="0" w:space="0" w:color="auto"/>
                <w:bottom w:val="none" w:sz="0" w:space="0" w:color="auto"/>
                <w:right w:val="none" w:sz="0" w:space="0" w:color="auto"/>
              </w:divBdr>
              <w:divsChild>
                <w:div w:id="20011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465865">
      <w:bodyDiv w:val="1"/>
      <w:marLeft w:val="0"/>
      <w:marRight w:val="0"/>
      <w:marTop w:val="0"/>
      <w:marBottom w:val="0"/>
      <w:divBdr>
        <w:top w:val="none" w:sz="0" w:space="0" w:color="auto"/>
        <w:left w:val="none" w:sz="0" w:space="0" w:color="auto"/>
        <w:bottom w:val="none" w:sz="0" w:space="0" w:color="auto"/>
        <w:right w:val="none" w:sz="0" w:space="0" w:color="auto"/>
      </w:divBdr>
      <w:divsChild>
        <w:div w:id="907879498">
          <w:marLeft w:val="0"/>
          <w:marRight w:val="0"/>
          <w:marTop w:val="0"/>
          <w:marBottom w:val="0"/>
          <w:divBdr>
            <w:top w:val="none" w:sz="0" w:space="0" w:color="auto"/>
            <w:left w:val="none" w:sz="0" w:space="0" w:color="auto"/>
            <w:bottom w:val="none" w:sz="0" w:space="0" w:color="auto"/>
            <w:right w:val="none" w:sz="0" w:space="0" w:color="auto"/>
          </w:divBdr>
          <w:divsChild>
            <w:div w:id="1150898750">
              <w:marLeft w:val="0"/>
              <w:marRight w:val="0"/>
              <w:marTop w:val="0"/>
              <w:marBottom w:val="0"/>
              <w:divBdr>
                <w:top w:val="none" w:sz="0" w:space="0" w:color="auto"/>
                <w:left w:val="none" w:sz="0" w:space="0" w:color="auto"/>
                <w:bottom w:val="none" w:sz="0" w:space="0" w:color="auto"/>
                <w:right w:val="none" w:sz="0" w:space="0" w:color="auto"/>
              </w:divBdr>
              <w:divsChild>
                <w:div w:id="9066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3701">
      <w:bodyDiv w:val="1"/>
      <w:marLeft w:val="0"/>
      <w:marRight w:val="0"/>
      <w:marTop w:val="0"/>
      <w:marBottom w:val="0"/>
      <w:divBdr>
        <w:top w:val="none" w:sz="0" w:space="0" w:color="auto"/>
        <w:left w:val="none" w:sz="0" w:space="0" w:color="auto"/>
        <w:bottom w:val="none" w:sz="0" w:space="0" w:color="auto"/>
        <w:right w:val="none" w:sz="0" w:space="0" w:color="auto"/>
      </w:divBdr>
      <w:divsChild>
        <w:div w:id="634720738">
          <w:marLeft w:val="0"/>
          <w:marRight w:val="0"/>
          <w:marTop w:val="0"/>
          <w:marBottom w:val="0"/>
          <w:divBdr>
            <w:top w:val="none" w:sz="0" w:space="0" w:color="auto"/>
            <w:left w:val="none" w:sz="0" w:space="0" w:color="auto"/>
            <w:bottom w:val="none" w:sz="0" w:space="0" w:color="auto"/>
            <w:right w:val="none" w:sz="0" w:space="0" w:color="auto"/>
          </w:divBdr>
          <w:divsChild>
            <w:div w:id="805008977">
              <w:marLeft w:val="0"/>
              <w:marRight w:val="0"/>
              <w:marTop w:val="0"/>
              <w:marBottom w:val="0"/>
              <w:divBdr>
                <w:top w:val="none" w:sz="0" w:space="0" w:color="auto"/>
                <w:left w:val="none" w:sz="0" w:space="0" w:color="auto"/>
                <w:bottom w:val="none" w:sz="0" w:space="0" w:color="auto"/>
                <w:right w:val="none" w:sz="0" w:space="0" w:color="auto"/>
              </w:divBdr>
              <w:divsChild>
                <w:div w:id="10319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783753">
          <w:marLeft w:val="0"/>
          <w:marRight w:val="0"/>
          <w:marTop w:val="0"/>
          <w:marBottom w:val="0"/>
          <w:divBdr>
            <w:top w:val="none" w:sz="0" w:space="0" w:color="auto"/>
            <w:left w:val="none" w:sz="0" w:space="0" w:color="auto"/>
            <w:bottom w:val="none" w:sz="0" w:space="0" w:color="auto"/>
            <w:right w:val="none" w:sz="0" w:space="0" w:color="auto"/>
          </w:divBdr>
          <w:divsChild>
            <w:div w:id="226380934">
              <w:marLeft w:val="0"/>
              <w:marRight w:val="0"/>
              <w:marTop w:val="0"/>
              <w:marBottom w:val="0"/>
              <w:divBdr>
                <w:top w:val="none" w:sz="0" w:space="0" w:color="auto"/>
                <w:left w:val="none" w:sz="0" w:space="0" w:color="auto"/>
                <w:bottom w:val="none" w:sz="0" w:space="0" w:color="auto"/>
                <w:right w:val="none" w:sz="0" w:space="0" w:color="auto"/>
              </w:divBdr>
              <w:divsChild>
                <w:div w:id="17653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20617">
          <w:marLeft w:val="0"/>
          <w:marRight w:val="0"/>
          <w:marTop w:val="0"/>
          <w:marBottom w:val="0"/>
          <w:divBdr>
            <w:top w:val="none" w:sz="0" w:space="0" w:color="auto"/>
            <w:left w:val="none" w:sz="0" w:space="0" w:color="auto"/>
            <w:bottom w:val="none" w:sz="0" w:space="0" w:color="auto"/>
            <w:right w:val="none" w:sz="0" w:space="0" w:color="auto"/>
          </w:divBdr>
          <w:divsChild>
            <w:div w:id="1408914785">
              <w:marLeft w:val="0"/>
              <w:marRight w:val="0"/>
              <w:marTop w:val="0"/>
              <w:marBottom w:val="0"/>
              <w:divBdr>
                <w:top w:val="none" w:sz="0" w:space="0" w:color="auto"/>
                <w:left w:val="none" w:sz="0" w:space="0" w:color="auto"/>
                <w:bottom w:val="none" w:sz="0" w:space="0" w:color="auto"/>
                <w:right w:val="none" w:sz="0" w:space="0" w:color="auto"/>
              </w:divBdr>
              <w:divsChild>
                <w:div w:id="16377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040967">
      <w:bodyDiv w:val="1"/>
      <w:marLeft w:val="0"/>
      <w:marRight w:val="0"/>
      <w:marTop w:val="0"/>
      <w:marBottom w:val="0"/>
      <w:divBdr>
        <w:top w:val="none" w:sz="0" w:space="0" w:color="auto"/>
        <w:left w:val="none" w:sz="0" w:space="0" w:color="auto"/>
        <w:bottom w:val="none" w:sz="0" w:space="0" w:color="auto"/>
        <w:right w:val="none" w:sz="0" w:space="0" w:color="auto"/>
      </w:divBdr>
      <w:divsChild>
        <w:div w:id="313724524">
          <w:marLeft w:val="0"/>
          <w:marRight w:val="0"/>
          <w:marTop w:val="0"/>
          <w:marBottom w:val="0"/>
          <w:divBdr>
            <w:top w:val="none" w:sz="0" w:space="0" w:color="auto"/>
            <w:left w:val="none" w:sz="0" w:space="0" w:color="auto"/>
            <w:bottom w:val="none" w:sz="0" w:space="0" w:color="auto"/>
            <w:right w:val="none" w:sz="0" w:space="0" w:color="auto"/>
          </w:divBdr>
          <w:divsChild>
            <w:div w:id="1058211077">
              <w:marLeft w:val="0"/>
              <w:marRight w:val="0"/>
              <w:marTop w:val="0"/>
              <w:marBottom w:val="0"/>
              <w:divBdr>
                <w:top w:val="none" w:sz="0" w:space="0" w:color="auto"/>
                <w:left w:val="none" w:sz="0" w:space="0" w:color="auto"/>
                <w:bottom w:val="none" w:sz="0" w:space="0" w:color="auto"/>
                <w:right w:val="none" w:sz="0" w:space="0" w:color="auto"/>
              </w:divBdr>
              <w:divsChild>
                <w:div w:id="100370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49559">
      <w:bodyDiv w:val="1"/>
      <w:marLeft w:val="0"/>
      <w:marRight w:val="0"/>
      <w:marTop w:val="0"/>
      <w:marBottom w:val="0"/>
      <w:divBdr>
        <w:top w:val="none" w:sz="0" w:space="0" w:color="auto"/>
        <w:left w:val="none" w:sz="0" w:space="0" w:color="auto"/>
        <w:bottom w:val="none" w:sz="0" w:space="0" w:color="auto"/>
        <w:right w:val="none" w:sz="0" w:space="0" w:color="auto"/>
      </w:divBdr>
      <w:divsChild>
        <w:div w:id="903682685">
          <w:marLeft w:val="0"/>
          <w:marRight w:val="0"/>
          <w:marTop w:val="0"/>
          <w:marBottom w:val="0"/>
          <w:divBdr>
            <w:top w:val="none" w:sz="0" w:space="0" w:color="auto"/>
            <w:left w:val="none" w:sz="0" w:space="0" w:color="auto"/>
            <w:bottom w:val="none" w:sz="0" w:space="0" w:color="auto"/>
            <w:right w:val="none" w:sz="0" w:space="0" w:color="auto"/>
          </w:divBdr>
          <w:divsChild>
            <w:div w:id="1712728989">
              <w:marLeft w:val="0"/>
              <w:marRight w:val="0"/>
              <w:marTop w:val="0"/>
              <w:marBottom w:val="0"/>
              <w:divBdr>
                <w:top w:val="none" w:sz="0" w:space="0" w:color="auto"/>
                <w:left w:val="none" w:sz="0" w:space="0" w:color="auto"/>
                <w:bottom w:val="none" w:sz="0" w:space="0" w:color="auto"/>
                <w:right w:val="none" w:sz="0" w:space="0" w:color="auto"/>
              </w:divBdr>
              <w:divsChild>
                <w:div w:id="68394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472007">
      <w:bodyDiv w:val="1"/>
      <w:marLeft w:val="0"/>
      <w:marRight w:val="0"/>
      <w:marTop w:val="0"/>
      <w:marBottom w:val="0"/>
      <w:divBdr>
        <w:top w:val="none" w:sz="0" w:space="0" w:color="auto"/>
        <w:left w:val="none" w:sz="0" w:space="0" w:color="auto"/>
        <w:bottom w:val="none" w:sz="0" w:space="0" w:color="auto"/>
        <w:right w:val="none" w:sz="0" w:space="0" w:color="auto"/>
      </w:divBdr>
      <w:divsChild>
        <w:div w:id="345208926">
          <w:marLeft w:val="0"/>
          <w:marRight w:val="0"/>
          <w:marTop w:val="0"/>
          <w:marBottom w:val="0"/>
          <w:divBdr>
            <w:top w:val="none" w:sz="0" w:space="0" w:color="auto"/>
            <w:left w:val="none" w:sz="0" w:space="0" w:color="auto"/>
            <w:bottom w:val="none" w:sz="0" w:space="0" w:color="auto"/>
            <w:right w:val="none" w:sz="0" w:space="0" w:color="auto"/>
          </w:divBdr>
          <w:divsChild>
            <w:div w:id="1858351558">
              <w:marLeft w:val="0"/>
              <w:marRight w:val="0"/>
              <w:marTop w:val="0"/>
              <w:marBottom w:val="0"/>
              <w:divBdr>
                <w:top w:val="none" w:sz="0" w:space="0" w:color="auto"/>
                <w:left w:val="none" w:sz="0" w:space="0" w:color="auto"/>
                <w:bottom w:val="none" w:sz="0" w:space="0" w:color="auto"/>
                <w:right w:val="none" w:sz="0" w:space="0" w:color="auto"/>
              </w:divBdr>
              <w:divsChild>
                <w:div w:id="121631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758162">
      <w:bodyDiv w:val="1"/>
      <w:marLeft w:val="0"/>
      <w:marRight w:val="0"/>
      <w:marTop w:val="0"/>
      <w:marBottom w:val="0"/>
      <w:divBdr>
        <w:top w:val="none" w:sz="0" w:space="0" w:color="auto"/>
        <w:left w:val="none" w:sz="0" w:space="0" w:color="auto"/>
        <w:bottom w:val="none" w:sz="0" w:space="0" w:color="auto"/>
        <w:right w:val="none" w:sz="0" w:space="0" w:color="auto"/>
      </w:divBdr>
      <w:divsChild>
        <w:div w:id="2022077900">
          <w:marLeft w:val="0"/>
          <w:marRight w:val="0"/>
          <w:marTop w:val="0"/>
          <w:marBottom w:val="0"/>
          <w:divBdr>
            <w:top w:val="none" w:sz="0" w:space="0" w:color="auto"/>
            <w:left w:val="none" w:sz="0" w:space="0" w:color="auto"/>
            <w:bottom w:val="none" w:sz="0" w:space="0" w:color="auto"/>
            <w:right w:val="none" w:sz="0" w:space="0" w:color="auto"/>
          </w:divBdr>
          <w:divsChild>
            <w:div w:id="389960332">
              <w:marLeft w:val="0"/>
              <w:marRight w:val="0"/>
              <w:marTop w:val="0"/>
              <w:marBottom w:val="0"/>
              <w:divBdr>
                <w:top w:val="none" w:sz="0" w:space="0" w:color="auto"/>
                <w:left w:val="none" w:sz="0" w:space="0" w:color="auto"/>
                <w:bottom w:val="none" w:sz="0" w:space="0" w:color="auto"/>
                <w:right w:val="none" w:sz="0" w:space="0" w:color="auto"/>
              </w:divBdr>
              <w:divsChild>
                <w:div w:id="97067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056579">
      <w:bodyDiv w:val="1"/>
      <w:marLeft w:val="0"/>
      <w:marRight w:val="0"/>
      <w:marTop w:val="0"/>
      <w:marBottom w:val="0"/>
      <w:divBdr>
        <w:top w:val="none" w:sz="0" w:space="0" w:color="auto"/>
        <w:left w:val="none" w:sz="0" w:space="0" w:color="auto"/>
        <w:bottom w:val="none" w:sz="0" w:space="0" w:color="auto"/>
        <w:right w:val="none" w:sz="0" w:space="0" w:color="auto"/>
      </w:divBdr>
      <w:divsChild>
        <w:div w:id="2131514456">
          <w:marLeft w:val="0"/>
          <w:marRight w:val="0"/>
          <w:marTop w:val="0"/>
          <w:marBottom w:val="0"/>
          <w:divBdr>
            <w:top w:val="none" w:sz="0" w:space="0" w:color="auto"/>
            <w:left w:val="none" w:sz="0" w:space="0" w:color="auto"/>
            <w:bottom w:val="none" w:sz="0" w:space="0" w:color="auto"/>
            <w:right w:val="none" w:sz="0" w:space="0" w:color="auto"/>
          </w:divBdr>
          <w:divsChild>
            <w:div w:id="261685922">
              <w:marLeft w:val="0"/>
              <w:marRight w:val="0"/>
              <w:marTop w:val="0"/>
              <w:marBottom w:val="0"/>
              <w:divBdr>
                <w:top w:val="none" w:sz="0" w:space="0" w:color="auto"/>
                <w:left w:val="none" w:sz="0" w:space="0" w:color="auto"/>
                <w:bottom w:val="none" w:sz="0" w:space="0" w:color="auto"/>
                <w:right w:val="none" w:sz="0" w:space="0" w:color="auto"/>
              </w:divBdr>
              <w:divsChild>
                <w:div w:id="141388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290481">
      <w:bodyDiv w:val="1"/>
      <w:marLeft w:val="0"/>
      <w:marRight w:val="0"/>
      <w:marTop w:val="0"/>
      <w:marBottom w:val="0"/>
      <w:divBdr>
        <w:top w:val="none" w:sz="0" w:space="0" w:color="auto"/>
        <w:left w:val="none" w:sz="0" w:space="0" w:color="auto"/>
        <w:bottom w:val="none" w:sz="0" w:space="0" w:color="auto"/>
        <w:right w:val="none" w:sz="0" w:space="0" w:color="auto"/>
      </w:divBdr>
      <w:divsChild>
        <w:div w:id="504248389">
          <w:marLeft w:val="0"/>
          <w:marRight w:val="0"/>
          <w:marTop w:val="0"/>
          <w:marBottom w:val="0"/>
          <w:divBdr>
            <w:top w:val="none" w:sz="0" w:space="0" w:color="auto"/>
            <w:left w:val="none" w:sz="0" w:space="0" w:color="auto"/>
            <w:bottom w:val="none" w:sz="0" w:space="0" w:color="auto"/>
            <w:right w:val="none" w:sz="0" w:space="0" w:color="auto"/>
          </w:divBdr>
          <w:divsChild>
            <w:div w:id="184907565">
              <w:marLeft w:val="0"/>
              <w:marRight w:val="0"/>
              <w:marTop w:val="0"/>
              <w:marBottom w:val="0"/>
              <w:divBdr>
                <w:top w:val="none" w:sz="0" w:space="0" w:color="auto"/>
                <w:left w:val="none" w:sz="0" w:space="0" w:color="auto"/>
                <w:bottom w:val="none" w:sz="0" w:space="0" w:color="auto"/>
                <w:right w:val="none" w:sz="0" w:space="0" w:color="auto"/>
              </w:divBdr>
              <w:divsChild>
                <w:div w:id="75694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402001">
      <w:bodyDiv w:val="1"/>
      <w:marLeft w:val="0"/>
      <w:marRight w:val="0"/>
      <w:marTop w:val="0"/>
      <w:marBottom w:val="0"/>
      <w:divBdr>
        <w:top w:val="none" w:sz="0" w:space="0" w:color="auto"/>
        <w:left w:val="none" w:sz="0" w:space="0" w:color="auto"/>
        <w:bottom w:val="none" w:sz="0" w:space="0" w:color="auto"/>
        <w:right w:val="none" w:sz="0" w:space="0" w:color="auto"/>
      </w:divBdr>
      <w:divsChild>
        <w:div w:id="1269586205">
          <w:marLeft w:val="0"/>
          <w:marRight w:val="0"/>
          <w:marTop w:val="0"/>
          <w:marBottom w:val="0"/>
          <w:divBdr>
            <w:top w:val="none" w:sz="0" w:space="0" w:color="auto"/>
            <w:left w:val="none" w:sz="0" w:space="0" w:color="auto"/>
            <w:bottom w:val="none" w:sz="0" w:space="0" w:color="auto"/>
            <w:right w:val="none" w:sz="0" w:space="0" w:color="auto"/>
          </w:divBdr>
          <w:divsChild>
            <w:div w:id="806243065">
              <w:marLeft w:val="0"/>
              <w:marRight w:val="0"/>
              <w:marTop w:val="0"/>
              <w:marBottom w:val="0"/>
              <w:divBdr>
                <w:top w:val="none" w:sz="0" w:space="0" w:color="auto"/>
                <w:left w:val="none" w:sz="0" w:space="0" w:color="auto"/>
                <w:bottom w:val="none" w:sz="0" w:space="0" w:color="auto"/>
                <w:right w:val="none" w:sz="0" w:space="0" w:color="auto"/>
              </w:divBdr>
              <w:divsChild>
                <w:div w:id="176495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433866">
      <w:bodyDiv w:val="1"/>
      <w:marLeft w:val="0"/>
      <w:marRight w:val="0"/>
      <w:marTop w:val="0"/>
      <w:marBottom w:val="0"/>
      <w:divBdr>
        <w:top w:val="none" w:sz="0" w:space="0" w:color="auto"/>
        <w:left w:val="none" w:sz="0" w:space="0" w:color="auto"/>
        <w:bottom w:val="none" w:sz="0" w:space="0" w:color="auto"/>
        <w:right w:val="none" w:sz="0" w:space="0" w:color="auto"/>
      </w:divBdr>
      <w:divsChild>
        <w:div w:id="927694602">
          <w:marLeft w:val="0"/>
          <w:marRight w:val="0"/>
          <w:marTop w:val="0"/>
          <w:marBottom w:val="0"/>
          <w:divBdr>
            <w:top w:val="none" w:sz="0" w:space="0" w:color="auto"/>
            <w:left w:val="none" w:sz="0" w:space="0" w:color="auto"/>
            <w:bottom w:val="none" w:sz="0" w:space="0" w:color="auto"/>
            <w:right w:val="none" w:sz="0" w:space="0" w:color="auto"/>
          </w:divBdr>
          <w:divsChild>
            <w:div w:id="2037583627">
              <w:marLeft w:val="0"/>
              <w:marRight w:val="0"/>
              <w:marTop w:val="0"/>
              <w:marBottom w:val="0"/>
              <w:divBdr>
                <w:top w:val="none" w:sz="0" w:space="0" w:color="auto"/>
                <w:left w:val="none" w:sz="0" w:space="0" w:color="auto"/>
                <w:bottom w:val="none" w:sz="0" w:space="0" w:color="auto"/>
                <w:right w:val="none" w:sz="0" w:space="0" w:color="auto"/>
              </w:divBdr>
              <w:divsChild>
                <w:div w:id="112323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166596">
      <w:bodyDiv w:val="1"/>
      <w:marLeft w:val="0"/>
      <w:marRight w:val="0"/>
      <w:marTop w:val="0"/>
      <w:marBottom w:val="0"/>
      <w:divBdr>
        <w:top w:val="none" w:sz="0" w:space="0" w:color="auto"/>
        <w:left w:val="none" w:sz="0" w:space="0" w:color="auto"/>
        <w:bottom w:val="none" w:sz="0" w:space="0" w:color="auto"/>
        <w:right w:val="none" w:sz="0" w:space="0" w:color="auto"/>
      </w:divBdr>
      <w:divsChild>
        <w:div w:id="950555262">
          <w:marLeft w:val="0"/>
          <w:marRight w:val="0"/>
          <w:marTop w:val="0"/>
          <w:marBottom w:val="0"/>
          <w:divBdr>
            <w:top w:val="none" w:sz="0" w:space="0" w:color="auto"/>
            <w:left w:val="none" w:sz="0" w:space="0" w:color="auto"/>
            <w:bottom w:val="none" w:sz="0" w:space="0" w:color="auto"/>
            <w:right w:val="none" w:sz="0" w:space="0" w:color="auto"/>
          </w:divBdr>
          <w:divsChild>
            <w:div w:id="85347892">
              <w:marLeft w:val="0"/>
              <w:marRight w:val="0"/>
              <w:marTop w:val="0"/>
              <w:marBottom w:val="0"/>
              <w:divBdr>
                <w:top w:val="none" w:sz="0" w:space="0" w:color="auto"/>
                <w:left w:val="none" w:sz="0" w:space="0" w:color="auto"/>
                <w:bottom w:val="none" w:sz="0" w:space="0" w:color="auto"/>
                <w:right w:val="none" w:sz="0" w:space="0" w:color="auto"/>
              </w:divBdr>
              <w:divsChild>
                <w:div w:id="187603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78203">
      <w:bodyDiv w:val="1"/>
      <w:marLeft w:val="0"/>
      <w:marRight w:val="0"/>
      <w:marTop w:val="0"/>
      <w:marBottom w:val="0"/>
      <w:divBdr>
        <w:top w:val="none" w:sz="0" w:space="0" w:color="auto"/>
        <w:left w:val="none" w:sz="0" w:space="0" w:color="auto"/>
        <w:bottom w:val="none" w:sz="0" w:space="0" w:color="auto"/>
        <w:right w:val="none" w:sz="0" w:space="0" w:color="auto"/>
      </w:divBdr>
      <w:divsChild>
        <w:div w:id="706679004">
          <w:marLeft w:val="0"/>
          <w:marRight w:val="0"/>
          <w:marTop w:val="0"/>
          <w:marBottom w:val="0"/>
          <w:divBdr>
            <w:top w:val="none" w:sz="0" w:space="0" w:color="auto"/>
            <w:left w:val="none" w:sz="0" w:space="0" w:color="auto"/>
            <w:bottom w:val="none" w:sz="0" w:space="0" w:color="auto"/>
            <w:right w:val="none" w:sz="0" w:space="0" w:color="auto"/>
          </w:divBdr>
          <w:divsChild>
            <w:div w:id="2131896244">
              <w:marLeft w:val="0"/>
              <w:marRight w:val="0"/>
              <w:marTop w:val="0"/>
              <w:marBottom w:val="0"/>
              <w:divBdr>
                <w:top w:val="none" w:sz="0" w:space="0" w:color="auto"/>
                <w:left w:val="none" w:sz="0" w:space="0" w:color="auto"/>
                <w:bottom w:val="none" w:sz="0" w:space="0" w:color="auto"/>
                <w:right w:val="none" w:sz="0" w:space="0" w:color="auto"/>
              </w:divBdr>
              <w:divsChild>
                <w:div w:id="187329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154824">
      <w:bodyDiv w:val="1"/>
      <w:marLeft w:val="0"/>
      <w:marRight w:val="0"/>
      <w:marTop w:val="0"/>
      <w:marBottom w:val="0"/>
      <w:divBdr>
        <w:top w:val="none" w:sz="0" w:space="0" w:color="auto"/>
        <w:left w:val="none" w:sz="0" w:space="0" w:color="auto"/>
        <w:bottom w:val="none" w:sz="0" w:space="0" w:color="auto"/>
        <w:right w:val="none" w:sz="0" w:space="0" w:color="auto"/>
      </w:divBdr>
      <w:divsChild>
        <w:div w:id="1546797463">
          <w:marLeft w:val="0"/>
          <w:marRight w:val="0"/>
          <w:marTop w:val="0"/>
          <w:marBottom w:val="0"/>
          <w:divBdr>
            <w:top w:val="none" w:sz="0" w:space="0" w:color="auto"/>
            <w:left w:val="none" w:sz="0" w:space="0" w:color="auto"/>
            <w:bottom w:val="none" w:sz="0" w:space="0" w:color="auto"/>
            <w:right w:val="none" w:sz="0" w:space="0" w:color="auto"/>
          </w:divBdr>
          <w:divsChild>
            <w:div w:id="776144582">
              <w:marLeft w:val="0"/>
              <w:marRight w:val="0"/>
              <w:marTop w:val="0"/>
              <w:marBottom w:val="0"/>
              <w:divBdr>
                <w:top w:val="none" w:sz="0" w:space="0" w:color="auto"/>
                <w:left w:val="none" w:sz="0" w:space="0" w:color="auto"/>
                <w:bottom w:val="none" w:sz="0" w:space="0" w:color="auto"/>
                <w:right w:val="none" w:sz="0" w:space="0" w:color="auto"/>
              </w:divBdr>
              <w:divsChild>
                <w:div w:id="161752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856142">
      <w:bodyDiv w:val="1"/>
      <w:marLeft w:val="0"/>
      <w:marRight w:val="0"/>
      <w:marTop w:val="0"/>
      <w:marBottom w:val="0"/>
      <w:divBdr>
        <w:top w:val="none" w:sz="0" w:space="0" w:color="auto"/>
        <w:left w:val="none" w:sz="0" w:space="0" w:color="auto"/>
        <w:bottom w:val="none" w:sz="0" w:space="0" w:color="auto"/>
        <w:right w:val="none" w:sz="0" w:space="0" w:color="auto"/>
      </w:divBdr>
      <w:divsChild>
        <w:div w:id="1093287062">
          <w:marLeft w:val="0"/>
          <w:marRight w:val="0"/>
          <w:marTop w:val="0"/>
          <w:marBottom w:val="0"/>
          <w:divBdr>
            <w:top w:val="none" w:sz="0" w:space="0" w:color="auto"/>
            <w:left w:val="none" w:sz="0" w:space="0" w:color="auto"/>
            <w:bottom w:val="none" w:sz="0" w:space="0" w:color="auto"/>
            <w:right w:val="none" w:sz="0" w:space="0" w:color="auto"/>
          </w:divBdr>
          <w:divsChild>
            <w:div w:id="786317919">
              <w:marLeft w:val="0"/>
              <w:marRight w:val="0"/>
              <w:marTop w:val="0"/>
              <w:marBottom w:val="0"/>
              <w:divBdr>
                <w:top w:val="none" w:sz="0" w:space="0" w:color="auto"/>
                <w:left w:val="none" w:sz="0" w:space="0" w:color="auto"/>
                <w:bottom w:val="none" w:sz="0" w:space="0" w:color="auto"/>
                <w:right w:val="none" w:sz="0" w:space="0" w:color="auto"/>
              </w:divBdr>
              <w:divsChild>
                <w:div w:id="205942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868445">
      <w:bodyDiv w:val="1"/>
      <w:marLeft w:val="0"/>
      <w:marRight w:val="0"/>
      <w:marTop w:val="0"/>
      <w:marBottom w:val="0"/>
      <w:divBdr>
        <w:top w:val="none" w:sz="0" w:space="0" w:color="auto"/>
        <w:left w:val="none" w:sz="0" w:space="0" w:color="auto"/>
        <w:bottom w:val="none" w:sz="0" w:space="0" w:color="auto"/>
        <w:right w:val="none" w:sz="0" w:space="0" w:color="auto"/>
      </w:divBdr>
    </w:div>
    <w:div w:id="1398551692">
      <w:bodyDiv w:val="1"/>
      <w:marLeft w:val="0"/>
      <w:marRight w:val="0"/>
      <w:marTop w:val="0"/>
      <w:marBottom w:val="0"/>
      <w:divBdr>
        <w:top w:val="none" w:sz="0" w:space="0" w:color="auto"/>
        <w:left w:val="none" w:sz="0" w:space="0" w:color="auto"/>
        <w:bottom w:val="none" w:sz="0" w:space="0" w:color="auto"/>
        <w:right w:val="none" w:sz="0" w:space="0" w:color="auto"/>
      </w:divBdr>
      <w:divsChild>
        <w:div w:id="2059940016">
          <w:marLeft w:val="0"/>
          <w:marRight w:val="0"/>
          <w:marTop w:val="0"/>
          <w:marBottom w:val="0"/>
          <w:divBdr>
            <w:top w:val="none" w:sz="0" w:space="0" w:color="auto"/>
            <w:left w:val="none" w:sz="0" w:space="0" w:color="auto"/>
            <w:bottom w:val="none" w:sz="0" w:space="0" w:color="auto"/>
            <w:right w:val="none" w:sz="0" w:space="0" w:color="auto"/>
          </w:divBdr>
          <w:divsChild>
            <w:div w:id="1379738910">
              <w:marLeft w:val="0"/>
              <w:marRight w:val="0"/>
              <w:marTop w:val="0"/>
              <w:marBottom w:val="0"/>
              <w:divBdr>
                <w:top w:val="none" w:sz="0" w:space="0" w:color="auto"/>
                <w:left w:val="none" w:sz="0" w:space="0" w:color="auto"/>
                <w:bottom w:val="none" w:sz="0" w:space="0" w:color="auto"/>
                <w:right w:val="none" w:sz="0" w:space="0" w:color="auto"/>
              </w:divBdr>
              <w:divsChild>
                <w:div w:id="19613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684038">
      <w:bodyDiv w:val="1"/>
      <w:marLeft w:val="0"/>
      <w:marRight w:val="0"/>
      <w:marTop w:val="0"/>
      <w:marBottom w:val="0"/>
      <w:divBdr>
        <w:top w:val="none" w:sz="0" w:space="0" w:color="auto"/>
        <w:left w:val="none" w:sz="0" w:space="0" w:color="auto"/>
        <w:bottom w:val="none" w:sz="0" w:space="0" w:color="auto"/>
        <w:right w:val="none" w:sz="0" w:space="0" w:color="auto"/>
      </w:divBdr>
      <w:divsChild>
        <w:div w:id="1221943862">
          <w:marLeft w:val="0"/>
          <w:marRight w:val="0"/>
          <w:marTop w:val="0"/>
          <w:marBottom w:val="0"/>
          <w:divBdr>
            <w:top w:val="none" w:sz="0" w:space="0" w:color="auto"/>
            <w:left w:val="none" w:sz="0" w:space="0" w:color="auto"/>
            <w:bottom w:val="none" w:sz="0" w:space="0" w:color="auto"/>
            <w:right w:val="none" w:sz="0" w:space="0" w:color="auto"/>
          </w:divBdr>
          <w:divsChild>
            <w:div w:id="780997025">
              <w:marLeft w:val="0"/>
              <w:marRight w:val="0"/>
              <w:marTop w:val="0"/>
              <w:marBottom w:val="0"/>
              <w:divBdr>
                <w:top w:val="none" w:sz="0" w:space="0" w:color="auto"/>
                <w:left w:val="none" w:sz="0" w:space="0" w:color="auto"/>
                <w:bottom w:val="none" w:sz="0" w:space="0" w:color="auto"/>
                <w:right w:val="none" w:sz="0" w:space="0" w:color="auto"/>
              </w:divBdr>
              <w:divsChild>
                <w:div w:id="198627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642692">
      <w:bodyDiv w:val="1"/>
      <w:marLeft w:val="0"/>
      <w:marRight w:val="0"/>
      <w:marTop w:val="0"/>
      <w:marBottom w:val="0"/>
      <w:divBdr>
        <w:top w:val="none" w:sz="0" w:space="0" w:color="auto"/>
        <w:left w:val="none" w:sz="0" w:space="0" w:color="auto"/>
        <w:bottom w:val="none" w:sz="0" w:space="0" w:color="auto"/>
        <w:right w:val="none" w:sz="0" w:space="0" w:color="auto"/>
      </w:divBdr>
      <w:divsChild>
        <w:div w:id="1052851426">
          <w:marLeft w:val="0"/>
          <w:marRight w:val="0"/>
          <w:marTop w:val="0"/>
          <w:marBottom w:val="0"/>
          <w:divBdr>
            <w:top w:val="none" w:sz="0" w:space="0" w:color="auto"/>
            <w:left w:val="none" w:sz="0" w:space="0" w:color="auto"/>
            <w:bottom w:val="none" w:sz="0" w:space="0" w:color="auto"/>
            <w:right w:val="none" w:sz="0" w:space="0" w:color="auto"/>
          </w:divBdr>
          <w:divsChild>
            <w:div w:id="846019303">
              <w:marLeft w:val="0"/>
              <w:marRight w:val="0"/>
              <w:marTop w:val="0"/>
              <w:marBottom w:val="0"/>
              <w:divBdr>
                <w:top w:val="none" w:sz="0" w:space="0" w:color="auto"/>
                <w:left w:val="none" w:sz="0" w:space="0" w:color="auto"/>
                <w:bottom w:val="none" w:sz="0" w:space="0" w:color="auto"/>
                <w:right w:val="none" w:sz="0" w:space="0" w:color="auto"/>
              </w:divBdr>
              <w:divsChild>
                <w:div w:id="136112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636595">
      <w:bodyDiv w:val="1"/>
      <w:marLeft w:val="0"/>
      <w:marRight w:val="0"/>
      <w:marTop w:val="0"/>
      <w:marBottom w:val="0"/>
      <w:divBdr>
        <w:top w:val="none" w:sz="0" w:space="0" w:color="auto"/>
        <w:left w:val="none" w:sz="0" w:space="0" w:color="auto"/>
        <w:bottom w:val="none" w:sz="0" w:space="0" w:color="auto"/>
        <w:right w:val="none" w:sz="0" w:space="0" w:color="auto"/>
      </w:divBdr>
      <w:divsChild>
        <w:div w:id="1628660218">
          <w:marLeft w:val="0"/>
          <w:marRight w:val="0"/>
          <w:marTop w:val="0"/>
          <w:marBottom w:val="0"/>
          <w:divBdr>
            <w:top w:val="none" w:sz="0" w:space="0" w:color="auto"/>
            <w:left w:val="none" w:sz="0" w:space="0" w:color="auto"/>
            <w:bottom w:val="none" w:sz="0" w:space="0" w:color="auto"/>
            <w:right w:val="none" w:sz="0" w:space="0" w:color="auto"/>
          </w:divBdr>
          <w:divsChild>
            <w:div w:id="1237012755">
              <w:marLeft w:val="0"/>
              <w:marRight w:val="0"/>
              <w:marTop w:val="0"/>
              <w:marBottom w:val="0"/>
              <w:divBdr>
                <w:top w:val="none" w:sz="0" w:space="0" w:color="auto"/>
                <w:left w:val="none" w:sz="0" w:space="0" w:color="auto"/>
                <w:bottom w:val="none" w:sz="0" w:space="0" w:color="auto"/>
                <w:right w:val="none" w:sz="0" w:space="0" w:color="auto"/>
              </w:divBdr>
              <w:divsChild>
                <w:div w:id="187295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86543">
      <w:bodyDiv w:val="1"/>
      <w:marLeft w:val="0"/>
      <w:marRight w:val="0"/>
      <w:marTop w:val="0"/>
      <w:marBottom w:val="0"/>
      <w:divBdr>
        <w:top w:val="none" w:sz="0" w:space="0" w:color="auto"/>
        <w:left w:val="none" w:sz="0" w:space="0" w:color="auto"/>
        <w:bottom w:val="none" w:sz="0" w:space="0" w:color="auto"/>
        <w:right w:val="none" w:sz="0" w:space="0" w:color="auto"/>
      </w:divBdr>
    </w:div>
    <w:div w:id="1540896040">
      <w:bodyDiv w:val="1"/>
      <w:marLeft w:val="0"/>
      <w:marRight w:val="0"/>
      <w:marTop w:val="0"/>
      <w:marBottom w:val="0"/>
      <w:divBdr>
        <w:top w:val="none" w:sz="0" w:space="0" w:color="auto"/>
        <w:left w:val="none" w:sz="0" w:space="0" w:color="auto"/>
        <w:bottom w:val="none" w:sz="0" w:space="0" w:color="auto"/>
        <w:right w:val="none" w:sz="0" w:space="0" w:color="auto"/>
      </w:divBdr>
      <w:divsChild>
        <w:div w:id="2108308246">
          <w:marLeft w:val="0"/>
          <w:marRight w:val="0"/>
          <w:marTop w:val="0"/>
          <w:marBottom w:val="0"/>
          <w:divBdr>
            <w:top w:val="none" w:sz="0" w:space="0" w:color="auto"/>
            <w:left w:val="none" w:sz="0" w:space="0" w:color="auto"/>
            <w:bottom w:val="none" w:sz="0" w:space="0" w:color="auto"/>
            <w:right w:val="none" w:sz="0" w:space="0" w:color="auto"/>
          </w:divBdr>
          <w:divsChild>
            <w:div w:id="853376969">
              <w:marLeft w:val="0"/>
              <w:marRight w:val="0"/>
              <w:marTop w:val="0"/>
              <w:marBottom w:val="0"/>
              <w:divBdr>
                <w:top w:val="none" w:sz="0" w:space="0" w:color="auto"/>
                <w:left w:val="none" w:sz="0" w:space="0" w:color="auto"/>
                <w:bottom w:val="none" w:sz="0" w:space="0" w:color="auto"/>
                <w:right w:val="none" w:sz="0" w:space="0" w:color="auto"/>
              </w:divBdr>
              <w:divsChild>
                <w:div w:id="196518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935944">
      <w:bodyDiv w:val="1"/>
      <w:marLeft w:val="0"/>
      <w:marRight w:val="0"/>
      <w:marTop w:val="0"/>
      <w:marBottom w:val="0"/>
      <w:divBdr>
        <w:top w:val="none" w:sz="0" w:space="0" w:color="auto"/>
        <w:left w:val="none" w:sz="0" w:space="0" w:color="auto"/>
        <w:bottom w:val="none" w:sz="0" w:space="0" w:color="auto"/>
        <w:right w:val="none" w:sz="0" w:space="0" w:color="auto"/>
      </w:divBdr>
      <w:divsChild>
        <w:div w:id="1512990409">
          <w:marLeft w:val="0"/>
          <w:marRight w:val="0"/>
          <w:marTop w:val="0"/>
          <w:marBottom w:val="0"/>
          <w:divBdr>
            <w:top w:val="none" w:sz="0" w:space="0" w:color="auto"/>
            <w:left w:val="none" w:sz="0" w:space="0" w:color="auto"/>
            <w:bottom w:val="none" w:sz="0" w:space="0" w:color="auto"/>
            <w:right w:val="none" w:sz="0" w:space="0" w:color="auto"/>
          </w:divBdr>
          <w:divsChild>
            <w:div w:id="1578857723">
              <w:marLeft w:val="0"/>
              <w:marRight w:val="0"/>
              <w:marTop w:val="0"/>
              <w:marBottom w:val="0"/>
              <w:divBdr>
                <w:top w:val="none" w:sz="0" w:space="0" w:color="auto"/>
                <w:left w:val="none" w:sz="0" w:space="0" w:color="auto"/>
                <w:bottom w:val="none" w:sz="0" w:space="0" w:color="auto"/>
                <w:right w:val="none" w:sz="0" w:space="0" w:color="auto"/>
              </w:divBdr>
              <w:divsChild>
                <w:div w:id="3313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423356">
      <w:bodyDiv w:val="1"/>
      <w:marLeft w:val="0"/>
      <w:marRight w:val="0"/>
      <w:marTop w:val="0"/>
      <w:marBottom w:val="0"/>
      <w:divBdr>
        <w:top w:val="none" w:sz="0" w:space="0" w:color="auto"/>
        <w:left w:val="none" w:sz="0" w:space="0" w:color="auto"/>
        <w:bottom w:val="none" w:sz="0" w:space="0" w:color="auto"/>
        <w:right w:val="none" w:sz="0" w:space="0" w:color="auto"/>
      </w:divBdr>
      <w:divsChild>
        <w:div w:id="804081712">
          <w:marLeft w:val="0"/>
          <w:marRight w:val="0"/>
          <w:marTop w:val="0"/>
          <w:marBottom w:val="0"/>
          <w:divBdr>
            <w:top w:val="none" w:sz="0" w:space="0" w:color="auto"/>
            <w:left w:val="none" w:sz="0" w:space="0" w:color="auto"/>
            <w:bottom w:val="none" w:sz="0" w:space="0" w:color="auto"/>
            <w:right w:val="none" w:sz="0" w:space="0" w:color="auto"/>
          </w:divBdr>
          <w:divsChild>
            <w:div w:id="1127430089">
              <w:marLeft w:val="0"/>
              <w:marRight w:val="0"/>
              <w:marTop w:val="0"/>
              <w:marBottom w:val="0"/>
              <w:divBdr>
                <w:top w:val="none" w:sz="0" w:space="0" w:color="auto"/>
                <w:left w:val="none" w:sz="0" w:space="0" w:color="auto"/>
                <w:bottom w:val="none" w:sz="0" w:space="0" w:color="auto"/>
                <w:right w:val="none" w:sz="0" w:space="0" w:color="auto"/>
              </w:divBdr>
              <w:divsChild>
                <w:div w:id="146396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954238">
      <w:bodyDiv w:val="1"/>
      <w:marLeft w:val="0"/>
      <w:marRight w:val="0"/>
      <w:marTop w:val="0"/>
      <w:marBottom w:val="0"/>
      <w:divBdr>
        <w:top w:val="none" w:sz="0" w:space="0" w:color="auto"/>
        <w:left w:val="none" w:sz="0" w:space="0" w:color="auto"/>
        <w:bottom w:val="none" w:sz="0" w:space="0" w:color="auto"/>
        <w:right w:val="none" w:sz="0" w:space="0" w:color="auto"/>
      </w:divBdr>
      <w:divsChild>
        <w:div w:id="156457519">
          <w:marLeft w:val="0"/>
          <w:marRight w:val="0"/>
          <w:marTop w:val="0"/>
          <w:marBottom w:val="0"/>
          <w:divBdr>
            <w:top w:val="none" w:sz="0" w:space="0" w:color="auto"/>
            <w:left w:val="none" w:sz="0" w:space="0" w:color="auto"/>
            <w:bottom w:val="none" w:sz="0" w:space="0" w:color="auto"/>
            <w:right w:val="none" w:sz="0" w:space="0" w:color="auto"/>
          </w:divBdr>
          <w:divsChild>
            <w:div w:id="621886378">
              <w:marLeft w:val="0"/>
              <w:marRight w:val="0"/>
              <w:marTop w:val="0"/>
              <w:marBottom w:val="0"/>
              <w:divBdr>
                <w:top w:val="none" w:sz="0" w:space="0" w:color="auto"/>
                <w:left w:val="none" w:sz="0" w:space="0" w:color="auto"/>
                <w:bottom w:val="none" w:sz="0" w:space="0" w:color="auto"/>
                <w:right w:val="none" w:sz="0" w:space="0" w:color="auto"/>
              </w:divBdr>
              <w:divsChild>
                <w:div w:id="24773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173930">
      <w:bodyDiv w:val="1"/>
      <w:marLeft w:val="0"/>
      <w:marRight w:val="0"/>
      <w:marTop w:val="0"/>
      <w:marBottom w:val="0"/>
      <w:divBdr>
        <w:top w:val="none" w:sz="0" w:space="0" w:color="auto"/>
        <w:left w:val="none" w:sz="0" w:space="0" w:color="auto"/>
        <w:bottom w:val="none" w:sz="0" w:space="0" w:color="auto"/>
        <w:right w:val="none" w:sz="0" w:space="0" w:color="auto"/>
      </w:divBdr>
      <w:divsChild>
        <w:div w:id="1729718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9476285">
              <w:marLeft w:val="0"/>
              <w:marRight w:val="0"/>
              <w:marTop w:val="0"/>
              <w:marBottom w:val="0"/>
              <w:divBdr>
                <w:top w:val="none" w:sz="0" w:space="0" w:color="auto"/>
                <w:left w:val="none" w:sz="0" w:space="0" w:color="auto"/>
                <w:bottom w:val="none" w:sz="0" w:space="0" w:color="auto"/>
                <w:right w:val="none" w:sz="0" w:space="0" w:color="auto"/>
              </w:divBdr>
              <w:divsChild>
                <w:div w:id="13182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470047">
      <w:bodyDiv w:val="1"/>
      <w:marLeft w:val="0"/>
      <w:marRight w:val="0"/>
      <w:marTop w:val="0"/>
      <w:marBottom w:val="0"/>
      <w:divBdr>
        <w:top w:val="none" w:sz="0" w:space="0" w:color="auto"/>
        <w:left w:val="none" w:sz="0" w:space="0" w:color="auto"/>
        <w:bottom w:val="none" w:sz="0" w:space="0" w:color="auto"/>
        <w:right w:val="none" w:sz="0" w:space="0" w:color="auto"/>
      </w:divBdr>
      <w:divsChild>
        <w:div w:id="1541700276">
          <w:marLeft w:val="0"/>
          <w:marRight w:val="0"/>
          <w:marTop w:val="0"/>
          <w:marBottom w:val="0"/>
          <w:divBdr>
            <w:top w:val="none" w:sz="0" w:space="0" w:color="auto"/>
            <w:left w:val="none" w:sz="0" w:space="0" w:color="auto"/>
            <w:bottom w:val="none" w:sz="0" w:space="0" w:color="auto"/>
            <w:right w:val="none" w:sz="0" w:space="0" w:color="auto"/>
          </w:divBdr>
          <w:divsChild>
            <w:div w:id="1428891983">
              <w:marLeft w:val="0"/>
              <w:marRight w:val="0"/>
              <w:marTop w:val="0"/>
              <w:marBottom w:val="0"/>
              <w:divBdr>
                <w:top w:val="none" w:sz="0" w:space="0" w:color="auto"/>
                <w:left w:val="none" w:sz="0" w:space="0" w:color="auto"/>
                <w:bottom w:val="none" w:sz="0" w:space="0" w:color="auto"/>
                <w:right w:val="none" w:sz="0" w:space="0" w:color="auto"/>
              </w:divBdr>
              <w:divsChild>
                <w:div w:id="1386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065318">
      <w:bodyDiv w:val="1"/>
      <w:marLeft w:val="0"/>
      <w:marRight w:val="0"/>
      <w:marTop w:val="0"/>
      <w:marBottom w:val="0"/>
      <w:divBdr>
        <w:top w:val="none" w:sz="0" w:space="0" w:color="auto"/>
        <w:left w:val="none" w:sz="0" w:space="0" w:color="auto"/>
        <w:bottom w:val="none" w:sz="0" w:space="0" w:color="auto"/>
        <w:right w:val="none" w:sz="0" w:space="0" w:color="auto"/>
      </w:divBdr>
      <w:divsChild>
        <w:div w:id="219024177">
          <w:marLeft w:val="0"/>
          <w:marRight w:val="0"/>
          <w:marTop w:val="0"/>
          <w:marBottom w:val="0"/>
          <w:divBdr>
            <w:top w:val="none" w:sz="0" w:space="0" w:color="auto"/>
            <w:left w:val="none" w:sz="0" w:space="0" w:color="auto"/>
            <w:bottom w:val="none" w:sz="0" w:space="0" w:color="auto"/>
            <w:right w:val="none" w:sz="0" w:space="0" w:color="auto"/>
          </w:divBdr>
          <w:divsChild>
            <w:div w:id="176889511">
              <w:marLeft w:val="0"/>
              <w:marRight w:val="0"/>
              <w:marTop w:val="0"/>
              <w:marBottom w:val="0"/>
              <w:divBdr>
                <w:top w:val="none" w:sz="0" w:space="0" w:color="auto"/>
                <w:left w:val="none" w:sz="0" w:space="0" w:color="auto"/>
                <w:bottom w:val="none" w:sz="0" w:space="0" w:color="auto"/>
                <w:right w:val="none" w:sz="0" w:space="0" w:color="auto"/>
              </w:divBdr>
              <w:divsChild>
                <w:div w:id="11790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520605">
      <w:bodyDiv w:val="1"/>
      <w:marLeft w:val="0"/>
      <w:marRight w:val="0"/>
      <w:marTop w:val="0"/>
      <w:marBottom w:val="0"/>
      <w:divBdr>
        <w:top w:val="none" w:sz="0" w:space="0" w:color="auto"/>
        <w:left w:val="none" w:sz="0" w:space="0" w:color="auto"/>
        <w:bottom w:val="none" w:sz="0" w:space="0" w:color="auto"/>
        <w:right w:val="none" w:sz="0" w:space="0" w:color="auto"/>
      </w:divBdr>
      <w:divsChild>
        <w:div w:id="259528034">
          <w:marLeft w:val="0"/>
          <w:marRight w:val="0"/>
          <w:marTop w:val="0"/>
          <w:marBottom w:val="0"/>
          <w:divBdr>
            <w:top w:val="none" w:sz="0" w:space="0" w:color="auto"/>
            <w:left w:val="none" w:sz="0" w:space="0" w:color="auto"/>
            <w:bottom w:val="none" w:sz="0" w:space="0" w:color="auto"/>
            <w:right w:val="none" w:sz="0" w:space="0" w:color="auto"/>
          </w:divBdr>
          <w:divsChild>
            <w:div w:id="364526626">
              <w:marLeft w:val="0"/>
              <w:marRight w:val="0"/>
              <w:marTop w:val="0"/>
              <w:marBottom w:val="0"/>
              <w:divBdr>
                <w:top w:val="none" w:sz="0" w:space="0" w:color="auto"/>
                <w:left w:val="none" w:sz="0" w:space="0" w:color="auto"/>
                <w:bottom w:val="none" w:sz="0" w:space="0" w:color="auto"/>
                <w:right w:val="none" w:sz="0" w:space="0" w:color="auto"/>
              </w:divBdr>
              <w:divsChild>
                <w:div w:id="177821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800332">
      <w:bodyDiv w:val="1"/>
      <w:marLeft w:val="0"/>
      <w:marRight w:val="0"/>
      <w:marTop w:val="0"/>
      <w:marBottom w:val="0"/>
      <w:divBdr>
        <w:top w:val="none" w:sz="0" w:space="0" w:color="auto"/>
        <w:left w:val="none" w:sz="0" w:space="0" w:color="auto"/>
        <w:bottom w:val="none" w:sz="0" w:space="0" w:color="auto"/>
        <w:right w:val="none" w:sz="0" w:space="0" w:color="auto"/>
      </w:divBdr>
      <w:divsChild>
        <w:div w:id="268516052">
          <w:marLeft w:val="0"/>
          <w:marRight w:val="0"/>
          <w:marTop w:val="0"/>
          <w:marBottom w:val="0"/>
          <w:divBdr>
            <w:top w:val="none" w:sz="0" w:space="0" w:color="auto"/>
            <w:left w:val="none" w:sz="0" w:space="0" w:color="auto"/>
            <w:bottom w:val="none" w:sz="0" w:space="0" w:color="auto"/>
            <w:right w:val="none" w:sz="0" w:space="0" w:color="auto"/>
          </w:divBdr>
          <w:divsChild>
            <w:div w:id="1704790818">
              <w:marLeft w:val="0"/>
              <w:marRight w:val="0"/>
              <w:marTop w:val="0"/>
              <w:marBottom w:val="0"/>
              <w:divBdr>
                <w:top w:val="none" w:sz="0" w:space="0" w:color="auto"/>
                <w:left w:val="none" w:sz="0" w:space="0" w:color="auto"/>
                <w:bottom w:val="none" w:sz="0" w:space="0" w:color="auto"/>
                <w:right w:val="none" w:sz="0" w:space="0" w:color="auto"/>
              </w:divBdr>
              <w:divsChild>
                <w:div w:id="151375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227776">
      <w:bodyDiv w:val="1"/>
      <w:marLeft w:val="0"/>
      <w:marRight w:val="0"/>
      <w:marTop w:val="0"/>
      <w:marBottom w:val="0"/>
      <w:divBdr>
        <w:top w:val="none" w:sz="0" w:space="0" w:color="auto"/>
        <w:left w:val="none" w:sz="0" w:space="0" w:color="auto"/>
        <w:bottom w:val="none" w:sz="0" w:space="0" w:color="auto"/>
        <w:right w:val="none" w:sz="0" w:space="0" w:color="auto"/>
      </w:divBdr>
      <w:divsChild>
        <w:div w:id="252516123">
          <w:marLeft w:val="0"/>
          <w:marRight w:val="0"/>
          <w:marTop w:val="0"/>
          <w:marBottom w:val="0"/>
          <w:divBdr>
            <w:top w:val="none" w:sz="0" w:space="0" w:color="auto"/>
            <w:left w:val="none" w:sz="0" w:space="0" w:color="auto"/>
            <w:bottom w:val="none" w:sz="0" w:space="0" w:color="auto"/>
            <w:right w:val="none" w:sz="0" w:space="0" w:color="auto"/>
          </w:divBdr>
          <w:divsChild>
            <w:div w:id="582565406">
              <w:marLeft w:val="0"/>
              <w:marRight w:val="0"/>
              <w:marTop w:val="0"/>
              <w:marBottom w:val="0"/>
              <w:divBdr>
                <w:top w:val="none" w:sz="0" w:space="0" w:color="auto"/>
                <w:left w:val="none" w:sz="0" w:space="0" w:color="auto"/>
                <w:bottom w:val="none" w:sz="0" w:space="0" w:color="auto"/>
                <w:right w:val="none" w:sz="0" w:space="0" w:color="auto"/>
              </w:divBdr>
              <w:divsChild>
                <w:div w:id="140806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550576">
      <w:bodyDiv w:val="1"/>
      <w:marLeft w:val="0"/>
      <w:marRight w:val="0"/>
      <w:marTop w:val="0"/>
      <w:marBottom w:val="0"/>
      <w:divBdr>
        <w:top w:val="none" w:sz="0" w:space="0" w:color="auto"/>
        <w:left w:val="none" w:sz="0" w:space="0" w:color="auto"/>
        <w:bottom w:val="none" w:sz="0" w:space="0" w:color="auto"/>
        <w:right w:val="none" w:sz="0" w:space="0" w:color="auto"/>
      </w:divBdr>
      <w:divsChild>
        <w:div w:id="1026516552">
          <w:marLeft w:val="0"/>
          <w:marRight w:val="0"/>
          <w:marTop w:val="0"/>
          <w:marBottom w:val="0"/>
          <w:divBdr>
            <w:top w:val="none" w:sz="0" w:space="0" w:color="auto"/>
            <w:left w:val="none" w:sz="0" w:space="0" w:color="auto"/>
            <w:bottom w:val="none" w:sz="0" w:space="0" w:color="auto"/>
            <w:right w:val="none" w:sz="0" w:space="0" w:color="auto"/>
          </w:divBdr>
          <w:divsChild>
            <w:div w:id="523253715">
              <w:marLeft w:val="0"/>
              <w:marRight w:val="0"/>
              <w:marTop w:val="0"/>
              <w:marBottom w:val="0"/>
              <w:divBdr>
                <w:top w:val="none" w:sz="0" w:space="0" w:color="auto"/>
                <w:left w:val="none" w:sz="0" w:space="0" w:color="auto"/>
                <w:bottom w:val="none" w:sz="0" w:space="0" w:color="auto"/>
                <w:right w:val="none" w:sz="0" w:space="0" w:color="auto"/>
              </w:divBdr>
              <w:divsChild>
                <w:div w:id="15190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190857">
      <w:bodyDiv w:val="1"/>
      <w:marLeft w:val="0"/>
      <w:marRight w:val="0"/>
      <w:marTop w:val="0"/>
      <w:marBottom w:val="0"/>
      <w:divBdr>
        <w:top w:val="none" w:sz="0" w:space="0" w:color="auto"/>
        <w:left w:val="none" w:sz="0" w:space="0" w:color="auto"/>
        <w:bottom w:val="none" w:sz="0" w:space="0" w:color="auto"/>
        <w:right w:val="none" w:sz="0" w:space="0" w:color="auto"/>
      </w:divBdr>
      <w:divsChild>
        <w:div w:id="100878504">
          <w:marLeft w:val="0"/>
          <w:marRight w:val="0"/>
          <w:marTop w:val="0"/>
          <w:marBottom w:val="0"/>
          <w:divBdr>
            <w:top w:val="none" w:sz="0" w:space="0" w:color="auto"/>
            <w:left w:val="none" w:sz="0" w:space="0" w:color="auto"/>
            <w:bottom w:val="none" w:sz="0" w:space="0" w:color="auto"/>
            <w:right w:val="none" w:sz="0" w:space="0" w:color="auto"/>
          </w:divBdr>
          <w:divsChild>
            <w:div w:id="118034650">
              <w:marLeft w:val="0"/>
              <w:marRight w:val="0"/>
              <w:marTop w:val="0"/>
              <w:marBottom w:val="0"/>
              <w:divBdr>
                <w:top w:val="none" w:sz="0" w:space="0" w:color="auto"/>
                <w:left w:val="none" w:sz="0" w:space="0" w:color="auto"/>
                <w:bottom w:val="none" w:sz="0" w:space="0" w:color="auto"/>
                <w:right w:val="none" w:sz="0" w:space="0" w:color="auto"/>
              </w:divBdr>
              <w:divsChild>
                <w:div w:id="987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208517">
      <w:bodyDiv w:val="1"/>
      <w:marLeft w:val="0"/>
      <w:marRight w:val="0"/>
      <w:marTop w:val="0"/>
      <w:marBottom w:val="0"/>
      <w:divBdr>
        <w:top w:val="none" w:sz="0" w:space="0" w:color="auto"/>
        <w:left w:val="none" w:sz="0" w:space="0" w:color="auto"/>
        <w:bottom w:val="none" w:sz="0" w:space="0" w:color="auto"/>
        <w:right w:val="none" w:sz="0" w:space="0" w:color="auto"/>
      </w:divBdr>
      <w:divsChild>
        <w:div w:id="1247031593">
          <w:marLeft w:val="0"/>
          <w:marRight w:val="0"/>
          <w:marTop w:val="0"/>
          <w:marBottom w:val="0"/>
          <w:divBdr>
            <w:top w:val="none" w:sz="0" w:space="0" w:color="auto"/>
            <w:left w:val="none" w:sz="0" w:space="0" w:color="auto"/>
            <w:bottom w:val="none" w:sz="0" w:space="0" w:color="auto"/>
            <w:right w:val="none" w:sz="0" w:space="0" w:color="auto"/>
          </w:divBdr>
          <w:divsChild>
            <w:div w:id="1652246291">
              <w:marLeft w:val="0"/>
              <w:marRight w:val="0"/>
              <w:marTop w:val="0"/>
              <w:marBottom w:val="0"/>
              <w:divBdr>
                <w:top w:val="none" w:sz="0" w:space="0" w:color="auto"/>
                <w:left w:val="none" w:sz="0" w:space="0" w:color="auto"/>
                <w:bottom w:val="none" w:sz="0" w:space="0" w:color="auto"/>
                <w:right w:val="none" w:sz="0" w:space="0" w:color="auto"/>
              </w:divBdr>
              <w:divsChild>
                <w:div w:id="55215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133534">
      <w:bodyDiv w:val="1"/>
      <w:marLeft w:val="0"/>
      <w:marRight w:val="0"/>
      <w:marTop w:val="0"/>
      <w:marBottom w:val="0"/>
      <w:divBdr>
        <w:top w:val="none" w:sz="0" w:space="0" w:color="auto"/>
        <w:left w:val="none" w:sz="0" w:space="0" w:color="auto"/>
        <w:bottom w:val="none" w:sz="0" w:space="0" w:color="auto"/>
        <w:right w:val="none" w:sz="0" w:space="0" w:color="auto"/>
      </w:divBdr>
      <w:divsChild>
        <w:div w:id="1317302783">
          <w:marLeft w:val="0"/>
          <w:marRight w:val="0"/>
          <w:marTop w:val="0"/>
          <w:marBottom w:val="0"/>
          <w:divBdr>
            <w:top w:val="none" w:sz="0" w:space="0" w:color="auto"/>
            <w:left w:val="none" w:sz="0" w:space="0" w:color="auto"/>
            <w:bottom w:val="none" w:sz="0" w:space="0" w:color="auto"/>
            <w:right w:val="none" w:sz="0" w:space="0" w:color="auto"/>
          </w:divBdr>
          <w:divsChild>
            <w:div w:id="610018048">
              <w:marLeft w:val="0"/>
              <w:marRight w:val="0"/>
              <w:marTop w:val="0"/>
              <w:marBottom w:val="0"/>
              <w:divBdr>
                <w:top w:val="none" w:sz="0" w:space="0" w:color="auto"/>
                <w:left w:val="none" w:sz="0" w:space="0" w:color="auto"/>
                <w:bottom w:val="none" w:sz="0" w:space="0" w:color="auto"/>
                <w:right w:val="none" w:sz="0" w:space="0" w:color="auto"/>
              </w:divBdr>
              <w:divsChild>
                <w:div w:id="15164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264542">
      <w:bodyDiv w:val="1"/>
      <w:marLeft w:val="0"/>
      <w:marRight w:val="0"/>
      <w:marTop w:val="0"/>
      <w:marBottom w:val="0"/>
      <w:divBdr>
        <w:top w:val="none" w:sz="0" w:space="0" w:color="auto"/>
        <w:left w:val="none" w:sz="0" w:space="0" w:color="auto"/>
        <w:bottom w:val="none" w:sz="0" w:space="0" w:color="auto"/>
        <w:right w:val="none" w:sz="0" w:space="0" w:color="auto"/>
      </w:divBdr>
      <w:divsChild>
        <w:div w:id="1455170442">
          <w:marLeft w:val="0"/>
          <w:marRight w:val="0"/>
          <w:marTop w:val="0"/>
          <w:marBottom w:val="0"/>
          <w:divBdr>
            <w:top w:val="none" w:sz="0" w:space="0" w:color="auto"/>
            <w:left w:val="none" w:sz="0" w:space="0" w:color="auto"/>
            <w:bottom w:val="none" w:sz="0" w:space="0" w:color="auto"/>
            <w:right w:val="none" w:sz="0" w:space="0" w:color="auto"/>
          </w:divBdr>
          <w:divsChild>
            <w:div w:id="475411849">
              <w:marLeft w:val="0"/>
              <w:marRight w:val="0"/>
              <w:marTop w:val="0"/>
              <w:marBottom w:val="0"/>
              <w:divBdr>
                <w:top w:val="none" w:sz="0" w:space="0" w:color="auto"/>
                <w:left w:val="none" w:sz="0" w:space="0" w:color="auto"/>
                <w:bottom w:val="none" w:sz="0" w:space="0" w:color="auto"/>
                <w:right w:val="none" w:sz="0" w:space="0" w:color="auto"/>
              </w:divBdr>
              <w:divsChild>
                <w:div w:id="87873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419477">
      <w:bodyDiv w:val="1"/>
      <w:marLeft w:val="0"/>
      <w:marRight w:val="0"/>
      <w:marTop w:val="0"/>
      <w:marBottom w:val="0"/>
      <w:divBdr>
        <w:top w:val="none" w:sz="0" w:space="0" w:color="auto"/>
        <w:left w:val="none" w:sz="0" w:space="0" w:color="auto"/>
        <w:bottom w:val="none" w:sz="0" w:space="0" w:color="auto"/>
        <w:right w:val="none" w:sz="0" w:space="0" w:color="auto"/>
      </w:divBdr>
      <w:divsChild>
        <w:div w:id="682362694">
          <w:marLeft w:val="0"/>
          <w:marRight w:val="0"/>
          <w:marTop w:val="0"/>
          <w:marBottom w:val="0"/>
          <w:divBdr>
            <w:top w:val="none" w:sz="0" w:space="0" w:color="auto"/>
            <w:left w:val="none" w:sz="0" w:space="0" w:color="auto"/>
            <w:bottom w:val="none" w:sz="0" w:space="0" w:color="auto"/>
            <w:right w:val="none" w:sz="0" w:space="0" w:color="auto"/>
          </w:divBdr>
          <w:divsChild>
            <w:div w:id="150371521">
              <w:marLeft w:val="0"/>
              <w:marRight w:val="0"/>
              <w:marTop w:val="0"/>
              <w:marBottom w:val="0"/>
              <w:divBdr>
                <w:top w:val="none" w:sz="0" w:space="0" w:color="auto"/>
                <w:left w:val="none" w:sz="0" w:space="0" w:color="auto"/>
                <w:bottom w:val="none" w:sz="0" w:space="0" w:color="auto"/>
                <w:right w:val="none" w:sz="0" w:space="0" w:color="auto"/>
              </w:divBdr>
              <w:divsChild>
                <w:div w:id="153596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ewiscelllabs/mcb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ewiscelllabs/mcb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microsoft.com/office/2011/relationships/people" Target="people.xml"/></Relationships>
</file>

<file path=word/_rels/footnotes.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941F2-F104-4B0B-86D0-24C775D4C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14142</Words>
  <Characters>80616</Characters>
  <Application>Microsoft Office Word</Application>
  <DocSecurity>0</DocSecurity>
  <Lines>671</Lines>
  <Paragraphs>189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94569</CharactersWithSpaces>
  <SharedDoc>false</SharedDoc>
  <HyperlinkBase/>
  <HLinks>
    <vt:vector size="90" baseType="variant">
      <vt:variant>
        <vt:i4>1507354</vt:i4>
      </vt:variant>
      <vt:variant>
        <vt:i4>39</vt:i4>
      </vt:variant>
      <vt:variant>
        <vt:i4>0</vt:i4>
      </vt:variant>
      <vt:variant>
        <vt:i4>5</vt:i4>
      </vt:variant>
      <vt:variant>
        <vt:lpwstr>https://ceur-ws.org/Vol-XXX/</vt:lpwstr>
      </vt:variant>
      <vt:variant>
        <vt:lpwstr/>
      </vt:variant>
      <vt:variant>
        <vt:i4>4784195</vt:i4>
      </vt:variant>
      <vt:variant>
        <vt:i4>36</vt:i4>
      </vt:variant>
      <vt:variant>
        <vt:i4>0</vt:i4>
      </vt:variant>
      <vt:variant>
        <vt:i4>5</vt:i4>
      </vt:variant>
      <vt:variant>
        <vt:lpwstr>http://www.iesl.cs.umass.edu/data/data-umasscitationfield</vt:lpwstr>
      </vt:variant>
      <vt:variant>
        <vt:lpwstr/>
      </vt:variant>
      <vt:variant>
        <vt:i4>7143476</vt:i4>
      </vt:variant>
      <vt:variant>
        <vt:i4>33</vt:i4>
      </vt:variant>
      <vt:variant>
        <vt:i4>0</vt:i4>
      </vt:variant>
      <vt:variant>
        <vt:i4>5</vt:i4>
      </vt:variant>
      <vt:variant>
        <vt:lpwstr>https://www.r-project.org/</vt:lpwstr>
      </vt:variant>
      <vt:variant>
        <vt:lpwstr/>
      </vt:variant>
      <vt:variant>
        <vt:i4>3080307</vt:i4>
      </vt:variant>
      <vt:variant>
        <vt:i4>30</vt:i4>
      </vt:variant>
      <vt:variant>
        <vt:i4>0</vt:i4>
      </vt:variant>
      <vt:variant>
        <vt:i4>5</vt:i4>
      </vt:variant>
      <vt:variant>
        <vt:lpwstr>http://www.tug.org/instmem.html</vt:lpwstr>
      </vt:variant>
      <vt:variant>
        <vt:lpwstr/>
      </vt:variant>
      <vt:variant>
        <vt:i4>7143530</vt:i4>
      </vt:variant>
      <vt:variant>
        <vt:i4>27</vt:i4>
      </vt:variant>
      <vt:variant>
        <vt:i4>0</vt:i4>
      </vt:variant>
      <vt:variant>
        <vt:i4>5</vt:i4>
      </vt:variant>
      <vt:variant>
        <vt:lpwstr>http://dx.doi.org/10.1137/080734467</vt:lpwstr>
      </vt:variant>
      <vt:variant>
        <vt:lpwstr/>
      </vt:variant>
      <vt:variant>
        <vt:i4>7405682</vt:i4>
      </vt:variant>
      <vt:variant>
        <vt:i4>24</vt:i4>
      </vt:variant>
      <vt:variant>
        <vt:i4>0</vt:i4>
      </vt:variant>
      <vt:variant>
        <vt:i4>5</vt:i4>
      </vt:variant>
      <vt:variant>
        <vt:lpwstr>http://video.google.com/videoplay?docid=6528042696351994555</vt:lpwstr>
      </vt:variant>
      <vt:variant>
        <vt:lpwstr/>
      </vt:variant>
      <vt:variant>
        <vt:i4>3670137</vt:i4>
      </vt:variant>
      <vt:variant>
        <vt:i4>21</vt:i4>
      </vt:variant>
      <vt:variant>
        <vt:i4>0</vt:i4>
      </vt:variant>
      <vt:variant>
        <vt:i4>5</vt:i4>
      </vt:variant>
      <vt:variant>
        <vt:lpwstr>http://www.pkredge.com/statsYYFWWQ.php</vt:lpwstr>
      </vt:variant>
      <vt:variant>
        <vt:lpwstr/>
      </vt:variant>
      <vt:variant>
        <vt:i4>6029322</vt:i4>
      </vt:variant>
      <vt:variant>
        <vt:i4>18</vt:i4>
      </vt:variant>
      <vt:variant>
        <vt:i4>0</vt:i4>
      </vt:variant>
      <vt:variant>
        <vt:i4>5</vt:i4>
      </vt:variant>
      <vt:variant>
        <vt:lpwstr>http://math.tntech.edu/rafal/cli11/index.html</vt:lpwstr>
      </vt:variant>
      <vt:variant>
        <vt:lpwstr/>
      </vt:variant>
      <vt:variant>
        <vt:i4>6357044</vt:i4>
      </vt:variant>
      <vt:variant>
        <vt:i4>15</vt:i4>
      </vt:variant>
      <vt:variant>
        <vt:i4>0</vt:i4>
      </vt:variant>
      <vt:variant>
        <vt:i4>5</vt:i4>
      </vt:variant>
      <vt:variant>
        <vt:lpwstr>http://ccrma.stanford.edu/jos/bayes/bayes.html</vt:lpwstr>
      </vt:variant>
      <vt:variant>
        <vt:lpwstr/>
      </vt:variant>
      <vt:variant>
        <vt:i4>4915230</vt:i4>
      </vt:variant>
      <vt:variant>
        <vt:i4>12</vt:i4>
      </vt:variant>
      <vt:variant>
        <vt:i4>0</vt:i4>
      </vt:variant>
      <vt:variant>
        <vt:i4>5</vt:i4>
      </vt:variant>
      <vt:variant>
        <vt:lpwstr>https://goo.gl/VLCRBB</vt:lpwstr>
      </vt:variant>
      <vt:variant>
        <vt:lpwstr/>
      </vt:variant>
      <vt:variant>
        <vt:i4>6225948</vt:i4>
      </vt:variant>
      <vt:variant>
        <vt:i4>15</vt:i4>
      </vt:variant>
      <vt:variant>
        <vt:i4>0</vt:i4>
      </vt:variant>
      <vt:variant>
        <vt:i4>5</vt:i4>
      </vt:variant>
      <vt:variant>
        <vt:lpwstr>https://orcid.org/0000-0002-9421-8566</vt:lpwstr>
      </vt:variant>
      <vt:variant>
        <vt:lpwstr/>
      </vt:variant>
      <vt:variant>
        <vt:i4>5308440</vt:i4>
      </vt:variant>
      <vt:variant>
        <vt:i4>12</vt:i4>
      </vt:variant>
      <vt:variant>
        <vt:i4>0</vt:i4>
      </vt:variant>
      <vt:variant>
        <vt:i4>5</vt:i4>
      </vt:variant>
      <vt:variant>
        <vt:lpwstr>https://orcid.org/0000-0002-5385-5761</vt:lpwstr>
      </vt:variant>
      <vt:variant>
        <vt:lpwstr/>
      </vt:variant>
      <vt:variant>
        <vt:i4>5242903</vt:i4>
      </vt:variant>
      <vt:variant>
        <vt:i4>9</vt:i4>
      </vt:variant>
      <vt:variant>
        <vt:i4>0</vt:i4>
      </vt:variant>
      <vt:variant>
        <vt:i4>5</vt:i4>
      </vt:variant>
      <vt:variant>
        <vt:lpwstr>https://orcid.org/0000-0003-3412-1639</vt:lpwstr>
      </vt:variant>
      <vt:variant>
        <vt:lpwstr/>
      </vt:variant>
      <vt:variant>
        <vt:i4>1900658</vt:i4>
      </vt:variant>
      <vt:variant>
        <vt:i4>3</vt:i4>
      </vt:variant>
      <vt:variant>
        <vt:i4>0</vt:i4>
      </vt:variant>
      <vt:variant>
        <vt:i4>5</vt:i4>
      </vt:variant>
      <vt:variant>
        <vt:lpwstr>mailto:manfred.jeusfeld@acm.org</vt:lpwstr>
      </vt:variant>
      <vt:variant>
        <vt:lpwstr/>
      </vt:variant>
      <vt:variant>
        <vt:i4>6750226</vt:i4>
      </vt:variant>
      <vt:variant>
        <vt:i4>0</vt:i4>
      </vt:variant>
      <vt:variant>
        <vt:i4>0</vt:i4>
      </vt:variant>
      <vt:variant>
        <vt:i4>5</vt:i4>
      </vt:variant>
      <vt:variant>
        <vt:lpwstr>mailto:t.princesales@utwente.nl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Robasky</dc:creator>
  <cp:keywords/>
  <dc:description/>
  <cp:lastModifiedBy>Kimberly Robasky</cp:lastModifiedBy>
  <cp:revision>2</cp:revision>
  <cp:lastPrinted>2025-12-20T22:48:00Z</cp:lastPrinted>
  <dcterms:created xsi:type="dcterms:W3CDTF">2025-12-20T22:50:00Z</dcterms:created>
  <dcterms:modified xsi:type="dcterms:W3CDTF">2025-12-20T22:50:00Z</dcterms:modified>
  <cp:category/>
</cp:coreProperties>
</file>